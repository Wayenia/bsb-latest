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02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2"/>
        <w:gridCol w:w="2588"/>
        <w:gridCol w:w="3592"/>
      </w:tblGrid>
      <w:tr w:rsidR="00D10666" w:rsidRPr="00F7016D" w14:paraId="753CEE3E" w14:textId="77777777" w:rsidTr="00593C1A">
        <w:trPr>
          <w:trHeight w:val="2537"/>
        </w:trPr>
        <w:tc>
          <w:tcPr>
            <w:tcW w:w="4222" w:type="dxa"/>
          </w:tcPr>
          <w:p w14:paraId="2B1EA583" w14:textId="77777777" w:rsidR="00D10666" w:rsidRPr="00F7016D" w:rsidRDefault="00D10666" w:rsidP="00D10666">
            <w:pPr>
              <w:spacing w:after="0"/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bookmarkStart w:id="0" w:name="_Hlk158996511"/>
            <w:r w:rsidRPr="00F7016D">
              <w:rPr>
                <w:rFonts w:ascii="Arial" w:hAnsi="Arial" w:cs="Arial"/>
                <w:b/>
                <w:color w:val="auto"/>
                <w:sz w:val="24"/>
                <w:szCs w:val="24"/>
              </w:rPr>
              <w:t xml:space="preserve">MINISTERE </w:t>
            </w:r>
            <w:r w:rsidR="00F365AB" w:rsidRPr="00F7016D">
              <w:rPr>
                <w:rFonts w:ascii="Arial" w:hAnsi="Arial" w:cs="Arial"/>
                <w:b/>
                <w:color w:val="auto"/>
                <w:sz w:val="24"/>
                <w:szCs w:val="24"/>
              </w:rPr>
              <w:t>DE L’ENSEIGNEMENT SECONDAIRE ET DE LA FORMATION PROFESSIONNELLE ET TECHNIQUE</w:t>
            </w:r>
          </w:p>
          <w:p w14:paraId="51C0508E" w14:textId="77777777" w:rsidR="00D10666" w:rsidRPr="00F7016D" w:rsidRDefault="00D10666" w:rsidP="00D10666">
            <w:pPr>
              <w:spacing w:after="0"/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</w:rPr>
            </w:pPr>
            <w:r w:rsidRPr="00F7016D"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</w:rPr>
              <w:t>********</w:t>
            </w:r>
          </w:p>
          <w:p w14:paraId="59DF39BE" w14:textId="77777777" w:rsidR="00D10666" w:rsidRPr="00F7016D" w:rsidRDefault="00D10666" w:rsidP="00D10666">
            <w:pPr>
              <w:spacing w:after="0"/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</w:rPr>
            </w:pPr>
            <w:r w:rsidRPr="00F7016D"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</w:rPr>
              <w:t>SECRETARIAT GENERAL</w:t>
            </w:r>
          </w:p>
          <w:p w14:paraId="63B705EA" w14:textId="77777777" w:rsidR="00D10666" w:rsidRPr="00F7016D" w:rsidRDefault="00D10666" w:rsidP="00D10666">
            <w:pPr>
              <w:spacing w:after="0"/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</w:rPr>
            </w:pPr>
            <w:r w:rsidRPr="00F7016D"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</w:rPr>
              <w:t>********</w:t>
            </w:r>
          </w:p>
          <w:p w14:paraId="7F6ABE51" w14:textId="77777777" w:rsidR="00D10666" w:rsidRPr="00F7016D" w:rsidRDefault="00D10666" w:rsidP="00D10666">
            <w:pPr>
              <w:spacing w:after="0"/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</w:rPr>
            </w:pPr>
            <w:r w:rsidRPr="00F7016D"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</w:rPr>
              <w:t>BURKINA SUUDU BAWDE</w:t>
            </w:r>
          </w:p>
          <w:p w14:paraId="3D14213D" w14:textId="77777777" w:rsidR="00D10666" w:rsidRPr="00F7016D" w:rsidRDefault="00D10666" w:rsidP="00593C1A">
            <w:pPr>
              <w:spacing w:after="0"/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</w:rPr>
            </w:pPr>
          </w:p>
          <w:p w14:paraId="484BE5B8" w14:textId="77777777" w:rsidR="00593C1A" w:rsidRPr="00F7016D" w:rsidRDefault="00593C1A" w:rsidP="00593C1A">
            <w:pPr>
              <w:spacing w:after="0"/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</w:p>
        </w:tc>
        <w:tc>
          <w:tcPr>
            <w:tcW w:w="2588" w:type="dxa"/>
          </w:tcPr>
          <w:p w14:paraId="22B8A567" w14:textId="77777777" w:rsidR="00D10666" w:rsidRPr="00F7016D" w:rsidRDefault="00D10666" w:rsidP="00C17B28">
            <w:pPr>
              <w:rPr>
                <w:rFonts w:ascii="Arial" w:hAnsi="Arial" w:cs="Arial"/>
                <w:color w:val="auto"/>
                <w:sz w:val="24"/>
                <w:szCs w:val="24"/>
              </w:rPr>
            </w:pPr>
          </w:p>
          <w:p w14:paraId="20AE26ED" w14:textId="77777777" w:rsidR="00D10666" w:rsidRPr="00F7016D" w:rsidRDefault="00D10666" w:rsidP="008839BA">
            <w:pPr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3592" w:type="dxa"/>
          </w:tcPr>
          <w:p w14:paraId="54182903" w14:textId="77777777" w:rsidR="00D10666" w:rsidRPr="00F7016D" w:rsidRDefault="00D10666" w:rsidP="00593C1A">
            <w:pPr>
              <w:spacing w:after="0"/>
              <w:ind w:left="-532"/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r w:rsidRPr="00F7016D">
              <w:rPr>
                <w:rFonts w:ascii="Arial" w:hAnsi="Arial" w:cs="Arial"/>
                <w:b/>
                <w:color w:val="auto"/>
                <w:sz w:val="24"/>
                <w:szCs w:val="24"/>
              </w:rPr>
              <w:t>BURKINA FASO</w:t>
            </w:r>
          </w:p>
          <w:p w14:paraId="3DEA4CE7" w14:textId="77777777" w:rsidR="00F365AB" w:rsidRPr="00F7016D" w:rsidRDefault="00593C1A" w:rsidP="00593C1A">
            <w:pPr>
              <w:spacing w:after="0"/>
              <w:ind w:left="602" w:hanging="602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r w:rsidRPr="00F7016D">
              <w:rPr>
                <w:rFonts w:ascii="Arial" w:hAnsi="Arial" w:cs="Arial"/>
                <w:b/>
                <w:color w:val="auto"/>
                <w:sz w:val="24"/>
                <w:szCs w:val="24"/>
              </w:rPr>
              <w:t xml:space="preserve">               </w:t>
            </w:r>
            <w:r w:rsidR="00D10666" w:rsidRPr="00F7016D">
              <w:rPr>
                <w:rFonts w:ascii="Arial" w:hAnsi="Arial" w:cs="Arial"/>
                <w:b/>
                <w:color w:val="auto"/>
                <w:sz w:val="24"/>
                <w:szCs w:val="24"/>
              </w:rPr>
              <w:t>*********</w:t>
            </w:r>
          </w:p>
          <w:p w14:paraId="60951A93" w14:textId="77777777" w:rsidR="00D10666" w:rsidRPr="00F7016D" w:rsidRDefault="00F365AB" w:rsidP="00593C1A">
            <w:pPr>
              <w:spacing w:after="0"/>
              <w:ind w:left="-277" w:hanging="284"/>
              <w:jc w:val="center"/>
              <w:rPr>
                <w:rFonts w:ascii="Arial" w:hAnsi="Arial" w:cs="Arial"/>
                <w:b/>
                <w:color w:val="auto"/>
              </w:rPr>
            </w:pPr>
            <w:r w:rsidRPr="00F7016D">
              <w:rPr>
                <w:rFonts w:ascii="Arial" w:hAnsi="Arial" w:cs="Arial"/>
                <w:color w:val="auto"/>
                <w:sz w:val="18"/>
              </w:rPr>
              <w:t>La Patrie ou la Mort, nous Vaincrons</w:t>
            </w:r>
          </w:p>
          <w:p w14:paraId="53295F61" w14:textId="77777777" w:rsidR="00D10666" w:rsidRPr="00F7016D" w:rsidRDefault="00D10666" w:rsidP="00F365AB">
            <w:pPr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</w:tr>
      <w:bookmarkEnd w:id="0"/>
    </w:tbl>
    <w:p w14:paraId="3D8CB0D7" w14:textId="77777777" w:rsidR="008349C2" w:rsidRPr="00F7016D" w:rsidRDefault="008349C2" w:rsidP="00D10666">
      <w:pPr>
        <w:spacing w:after="0" w:line="216" w:lineRule="auto"/>
        <w:ind w:left="5664" w:right="252"/>
        <w:rPr>
          <w:rFonts w:ascii="Arial" w:hAnsi="Arial" w:cs="Arial"/>
          <w:sz w:val="24"/>
          <w:szCs w:val="24"/>
        </w:rPr>
      </w:pPr>
    </w:p>
    <w:p w14:paraId="59690CBC" w14:textId="77777777" w:rsidR="00D10666" w:rsidRPr="00F7016D" w:rsidRDefault="00D10666" w:rsidP="00D10666">
      <w:pPr>
        <w:spacing w:after="0" w:line="216" w:lineRule="auto"/>
        <w:ind w:left="5664" w:right="252"/>
        <w:rPr>
          <w:rFonts w:ascii="Arial" w:hAnsi="Arial" w:cs="Arial"/>
          <w:sz w:val="24"/>
          <w:szCs w:val="24"/>
        </w:rPr>
      </w:pPr>
      <w:r w:rsidRPr="00F7016D">
        <w:rPr>
          <w:rFonts w:ascii="Arial" w:hAnsi="Arial" w:cs="Arial"/>
          <w:sz w:val="24"/>
          <w:szCs w:val="24"/>
        </w:rPr>
        <w:t>Ouagadougou, le</w:t>
      </w:r>
    </w:p>
    <w:p w14:paraId="2E1A5FF7" w14:textId="77777777" w:rsidR="00D10666" w:rsidRPr="00F7016D" w:rsidRDefault="00D10666" w:rsidP="00D10666">
      <w:pPr>
        <w:spacing w:after="0" w:line="216" w:lineRule="auto"/>
        <w:ind w:right="252"/>
        <w:rPr>
          <w:rFonts w:ascii="Arial" w:hAnsi="Arial" w:cs="Arial"/>
          <w:sz w:val="26"/>
          <w:szCs w:val="26"/>
        </w:rPr>
      </w:pPr>
    </w:p>
    <w:p w14:paraId="44E04E23" w14:textId="6D4B0CD5" w:rsidR="00D10666" w:rsidRPr="00F7016D" w:rsidRDefault="00D10666" w:rsidP="00D10666">
      <w:pPr>
        <w:spacing w:after="0" w:line="216" w:lineRule="auto"/>
        <w:ind w:right="252"/>
        <w:rPr>
          <w:rFonts w:ascii="Arial" w:hAnsi="Arial" w:cs="Arial"/>
          <w:sz w:val="24"/>
          <w:szCs w:val="24"/>
        </w:rPr>
      </w:pPr>
      <w:r w:rsidRPr="00F7016D">
        <w:rPr>
          <w:rFonts w:ascii="Arial" w:hAnsi="Arial" w:cs="Arial"/>
          <w:sz w:val="24"/>
          <w:szCs w:val="24"/>
        </w:rPr>
        <w:t>N°202</w:t>
      </w:r>
      <w:ins w:id="1" w:author="Don Ferer" w:date="2026-07-09T10:45:00Z">
        <w:r w:rsidR="008336F1">
          <w:rPr>
            <w:rFonts w:ascii="Arial" w:hAnsi="Arial" w:cs="Arial"/>
            <w:sz w:val="24"/>
            <w:szCs w:val="24"/>
          </w:rPr>
          <w:t>6</w:t>
        </w:r>
      </w:ins>
      <w:del w:id="2" w:author="Don Ferer" w:date="2026-07-09T10:45:00Z">
        <w:r w:rsidR="00F365AB" w:rsidRPr="00F7016D" w:rsidDel="008336F1">
          <w:rPr>
            <w:rFonts w:ascii="Arial" w:hAnsi="Arial" w:cs="Arial"/>
            <w:sz w:val="24"/>
            <w:szCs w:val="24"/>
          </w:rPr>
          <w:delText>5</w:delText>
        </w:r>
      </w:del>
      <w:r w:rsidRPr="00F7016D">
        <w:rPr>
          <w:rFonts w:ascii="Arial" w:hAnsi="Arial" w:cs="Arial"/>
          <w:sz w:val="24"/>
          <w:szCs w:val="24"/>
        </w:rPr>
        <w:t>-_______ M</w:t>
      </w:r>
      <w:r w:rsidR="00F365AB" w:rsidRPr="00F7016D">
        <w:rPr>
          <w:rFonts w:ascii="Arial" w:hAnsi="Arial" w:cs="Arial"/>
          <w:sz w:val="24"/>
          <w:szCs w:val="24"/>
        </w:rPr>
        <w:t>ESFPT</w:t>
      </w:r>
      <w:r w:rsidRPr="00F7016D">
        <w:rPr>
          <w:rFonts w:ascii="Arial" w:hAnsi="Arial" w:cs="Arial"/>
          <w:sz w:val="24"/>
          <w:szCs w:val="24"/>
        </w:rPr>
        <w:t>/SG/BSB</w:t>
      </w:r>
    </w:p>
    <w:p w14:paraId="6C227286" w14:textId="77777777" w:rsidR="004F411F" w:rsidRPr="00F7016D" w:rsidRDefault="004F411F" w:rsidP="00D10666">
      <w:pPr>
        <w:spacing w:line="240" w:lineRule="auto"/>
        <w:ind w:right="35"/>
        <w:jc w:val="both"/>
        <w:rPr>
          <w:rFonts w:ascii="Arial" w:hAnsi="Arial" w:cs="Arial"/>
          <w:sz w:val="26"/>
          <w:szCs w:val="26"/>
        </w:rPr>
      </w:pPr>
    </w:p>
    <w:p w14:paraId="00906868" w14:textId="77777777" w:rsidR="007953E8" w:rsidRPr="00F7016D" w:rsidRDefault="007953E8" w:rsidP="00366AFE">
      <w:pPr>
        <w:spacing w:after="0" w:line="240" w:lineRule="auto"/>
        <w:ind w:left="511" w:right="35"/>
        <w:jc w:val="both"/>
        <w:rPr>
          <w:rFonts w:ascii="Arial" w:hAnsi="Arial" w:cs="Arial"/>
          <w:sz w:val="28"/>
          <w:szCs w:val="26"/>
        </w:rPr>
      </w:pPr>
    </w:p>
    <w:p w14:paraId="3F021CA5" w14:textId="77777777" w:rsidR="007953E8" w:rsidRPr="00F7016D" w:rsidRDefault="00D10666" w:rsidP="00D10666">
      <w:pPr>
        <w:spacing w:line="240" w:lineRule="auto"/>
        <w:ind w:left="511" w:right="35"/>
        <w:jc w:val="center"/>
        <w:rPr>
          <w:rFonts w:ascii="Arial" w:hAnsi="Arial" w:cs="Arial"/>
          <w:b/>
          <w:bCs/>
          <w:sz w:val="40"/>
          <w:szCs w:val="36"/>
          <w:u w:val="single"/>
        </w:rPr>
      </w:pPr>
      <w:r w:rsidRPr="00F7016D">
        <w:rPr>
          <w:rFonts w:ascii="Arial" w:hAnsi="Arial" w:cs="Arial"/>
          <w:b/>
          <w:bCs/>
          <w:sz w:val="40"/>
          <w:szCs w:val="36"/>
          <w:u w:val="single"/>
        </w:rPr>
        <w:t>COMMUNIQUE</w:t>
      </w:r>
    </w:p>
    <w:p w14:paraId="4F11CEFE" w14:textId="5E1A1107" w:rsidR="007953E8" w:rsidRPr="00307C45" w:rsidRDefault="00307C45" w:rsidP="00307C45">
      <w:pPr>
        <w:spacing w:after="0" w:line="240" w:lineRule="auto"/>
        <w:ind w:left="511" w:right="35"/>
        <w:jc w:val="center"/>
        <w:rPr>
          <w:rFonts w:ascii="Arial" w:hAnsi="Arial" w:cs="Arial"/>
          <w:b/>
          <w:bCs/>
          <w:sz w:val="28"/>
          <w:szCs w:val="26"/>
        </w:rPr>
      </w:pPr>
      <w:r>
        <w:rPr>
          <w:rFonts w:ascii="Arial" w:hAnsi="Arial" w:cs="Arial"/>
          <w:sz w:val="28"/>
          <w:szCs w:val="26"/>
        </w:rPr>
        <w:t xml:space="preserve"> </w:t>
      </w:r>
      <w:r w:rsidRPr="00307C45">
        <w:rPr>
          <w:rFonts w:ascii="Arial" w:hAnsi="Arial" w:cs="Arial"/>
          <w:b/>
          <w:bCs/>
          <w:sz w:val="28"/>
          <w:szCs w:val="26"/>
        </w:rPr>
        <w:t>(Rentrée d’octobre 202</w:t>
      </w:r>
      <w:ins w:id="3" w:author="Don Ferer" w:date="2026-07-09T10:00:00Z">
        <w:r w:rsidR="00DD77B2">
          <w:rPr>
            <w:rFonts w:ascii="Arial" w:hAnsi="Arial" w:cs="Arial"/>
            <w:b/>
            <w:bCs/>
            <w:sz w:val="28"/>
            <w:szCs w:val="26"/>
          </w:rPr>
          <w:t>6</w:t>
        </w:r>
      </w:ins>
      <w:del w:id="4" w:author="Don Ferer" w:date="2026-07-09T10:00:00Z">
        <w:r w:rsidRPr="00307C45" w:rsidDel="00DD77B2">
          <w:rPr>
            <w:rFonts w:ascii="Arial" w:hAnsi="Arial" w:cs="Arial"/>
            <w:b/>
            <w:bCs/>
            <w:sz w:val="28"/>
            <w:szCs w:val="26"/>
          </w:rPr>
          <w:delText>5</w:delText>
        </w:r>
      </w:del>
      <w:r w:rsidRPr="00307C45">
        <w:rPr>
          <w:rFonts w:ascii="Arial" w:hAnsi="Arial" w:cs="Arial"/>
          <w:b/>
          <w:bCs/>
          <w:sz w:val="28"/>
          <w:szCs w:val="26"/>
        </w:rPr>
        <w:t>)</w:t>
      </w:r>
    </w:p>
    <w:p w14:paraId="406002EF" w14:textId="77777777" w:rsidR="00307C45" w:rsidRPr="00F7016D" w:rsidRDefault="00307C45" w:rsidP="00307C45">
      <w:pPr>
        <w:spacing w:after="0" w:line="240" w:lineRule="auto"/>
        <w:ind w:right="35"/>
        <w:jc w:val="center"/>
        <w:rPr>
          <w:rFonts w:ascii="Arial" w:hAnsi="Arial" w:cs="Arial"/>
          <w:sz w:val="28"/>
          <w:szCs w:val="26"/>
        </w:rPr>
      </w:pPr>
    </w:p>
    <w:p w14:paraId="793EBE89" w14:textId="3D55E778" w:rsidR="004F411F" w:rsidRPr="00F7016D" w:rsidRDefault="00593C1A" w:rsidP="00593C1A">
      <w:pPr>
        <w:spacing w:line="266" w:lineRule="auto"/>
        <w:ind w:firstLine="13"/>
        <w:jc w:val="both"/>
        <w:rPr>
          <w:rFonts w:ascii="Arial" w:hAnsi="Arial" w:cs="Arial"/>
          <w:sz w:val="24"/>
        </w:rPr>
      </w:pPr>
      <w:r w:rsidRPr="00F7016D">
        <w:rPr>
          <w:rFonts w:ascii="Arial" w:hAnsi="Arial" w:cs="Arial"/>
          <w:spacing w:val="-2"/>
          <w:sz w:val="24"/>
        </w:rPr>
        <w:t>Le</w:t>
      </w:r>
      <w:r w:rsidRPr="00F7016D">
        <w:rPr>
          <w:rFonts w:ascii="Arial" w:hAnsi="Arial" w:cs="Arial"/>
          <w:spacing w:val="-11"/>
          <w:sz w:val="24"/>
        </w:rPr>
        <w:t xml:space="preserve"> </w:t>
      </w:r>
      <w:r w:rsidRPr="00F7016D">
        <w:rPr>
          <w:rFonts w:ascii="Arial" w:hAnsi="Arial" w:cs="Arial"/>
          <w:spacing w:val="-2"/>
          <w:sz w:val="24"/>
        </w:rPr>
        <w:t>Ministre</w:t>
      </w:r>
      <w:r w:rsidRPr="00F7016D">
        <w:rPr>
          <w:rFonts w:ascii="Arial" w:hAnsi="Arial" w:cs="Arial"/>
          <w:spacing w:val="-5"/>
          <w:sz w:val="24"/>
        </w:rPr>
        <w:t xml:space="preserve"> </w:t>
      </w:r>
      <w:r w:rsidRPr="00F7016D">
        <w:rPr>
          <w:rFonts w:ascii="Arial" w:hAnsi="Arial" w:cs="Arial"/>
          <w:spacing w:val="-2"/>
          <w:sz w:val="24"/>
        </w:rPr>
        <w:t>de</w:t>
      </w:r>
      <w:r w:rsidRPr="00F7016D">
        <w:rPr>
          <w:rFonts w:ascii="Arial" w:hAnsi="Arial" w:cs="Arial"/>
          <w:spacing w:val="-13"/>
          <w:sz w:val="24"/>
        </w:rPr>
        <w:t xml:space="preserve"> </w:t>
      </w:r>
      <w:r w:rsidRPr="00F7016D">
        <w:rPr>
          <w:rFonts w:ascii="Arial" w:hAnsi="Arial" w:cs="Arial"/>
          <w:spacing w:val="-2"/>
          <w:sz w:val="24"/>
        </w:rPr>
        <w:t>l'Enseignement</w:t>
      </w:r>
      <w:r w:rsidRPr="00F7016D">
        <w:rPr>
          <w:rFonts w:ascii="Arial" w:hAnsi="Arial" w:cs="Arial"/>
          <w:spacing w:val="-9"/>
          <w:sz w:val="24"/>
        </w:rPr>
        <w:t xml:space="preserve"> </w:t>
      </w:r>
      <w:r w:rsidRPr="00F7016D">
        <w:rPr>
          <w:rFonts w:ascii="Arial" w:hAnsi="Arial" w:cs="Arial"/>
          <w:spacing w:val="-2"/>
          <w:sz w:val="24"/>
        </w:rPr>
        <w:t>secondaire et de</w:t>
      </w:r>
      <w:r w:rsidRPr="00F7016D">
        <w:rPr>
          <w:rFonts w:ascii="Arial" w:hAnsi="Arial" w:cs="Arial"/>
          <w:spacing w:val="-13"/>
          <w:sz w:val="24"/>
        </w:rPr>
        <w:t xml:space="preserve"> </w:t>
      </w:r>
      <w:r w:rsidRPr="00F7016D">
        <w:rPr>
          <w:rFonts w:ascii="Arial" w:hAnsi="Arial" w:cs="Arial"/>
          <w:spacing w:val="-2"/>
          <w:sz w:val="24"/>
        </w:rPr>
        <w:t>la</w:t>
      </w:r>
      <w:r w:rsidRPr="00F7016D">
        <w:rPr>
          <w:rFonts w:ascii="Arial" w:hAnsi="Arial" w:cs="Arial"/>
          <w:spacing w:val="-8"/>
          <w:sz w:val="24"/>
        </w:rPr>
        <w:t xml:space="preserve"> </w:t>
      </w:r>
      <w:r w:rsidRPr="00F7016D">
        <w:rPr>
          <w:rFonts w:ascii="Arial" w:hAnsi="Arial" w:cs="Arial"/>
          <w:spacing w:val="-2"/>
          <w:sz w:val="24"/>
        </w:rPr>
        <w:t>formation</w:t>
      </w:r>
      <w:r w:rsidRPr="00F7016D">
        <w:rPr>
          <w:rFonts w:ascii="Arial" w:hAnsi="Arial" w:cs="Arial"/>
          <w:spacing w:val="-9"/>
          <w:sz w:val="24"/>
        </w:rPr>
        <w:t xml:space="preserve"> </w:t>
      </w:r>
      <w:r w:rsidRPr="00F7016D">
        <w:rPr>
          <w:rFonts w:ascii="Arial" w:hAnsi="Arial" w:cs="Arial"/>
          <w:spacing w:val="-2"/>
          <w:sz w:val="24"/>
        </w:rPr>
        <w:t>professionnelle</w:t>
      </w:r>
      <w:r w:rsidRPr="00F7016D">
        <w:rPr>
          <w:rFonts w:ascii="Arial" w:hAnsi="Arial" w:cs="Arial"/>
          <w:spacing w:val="-11"/>
          <w:sz w:val="24"/>
        </w:rPr>
        <w:t xml:space="preserve"> </w:t>
      </w:r>
      <w:r w:rsidRPr="00F7016D">
        <w:rPr>
          <w:rFonts w:ascii="Arial" w:hAnsi="Arial" w:cs="Arial"/>
          <w:spacing w:val="-2"/>
          <w:sz w:val="24"/>
        </w:rPr>
        <w:t>et</w:t>
      </w:r>
      <w:r w:rsidRPr="00F7016D">
        <w:rPr>
          <w:rFonts w:ascii="Arial" w:hAnsi="Arial" w:cs="Arial"/>
          <w:spacing w:val="-8"/>
          <w:sz w:val="24"/>
        </w:rPr>
        <w:t xml:space="preserve"> </w:t>
      </w:r>
      <w:r w:rsidRPr="00F7016D">
        <w:rPr>
          <w:rFonts w:ascii="Arial" w:hAnsi="Arial" w:cs="Arial"/>
          <w:spacing w:val="-2"/>
          <w:sz w:val="24"/>
        </w:rPr>
        <w:t xml:space="preserve">technique </w:t>
      </w:r>
      <w:r w:rsidRPr="00F7016D">
        <w:rPr>
          <w:rFonts w:ascii="Arial" w:hAnsi="Arial" w:cs="Arial"/>
          <w:spacing w:val="-4"/>
          <w:sz w:val="24"/>
        </w:rPr>
        <w:t>(MESFPT)</w:t>
      </w:r>
      <w:r w:rsidRPr="00F7016D">
        <w:rPr>
          <w:rFonts w:ascii="Arial" w:hAnsi="Arial" w:cs="Arial"/>
          <w:spacing w:val="-13"/>
          <w:sz w:val="24"/>
        </w:rPr>
        <w:t xml:space="preserve"> </w:t>
      </w:r>
      <w:r w:rsidRPr="00F7016D">
        <w:rPr>
          <w:rFonts w:ascii="Arial" w:hAnsi="Arial" w:cs="Arial"/>
          <w:spacing w:val="-4"/>
          <w:sz w:val="24"/>
        </w:rPr>
        <w:t>porte</w:t>
      </w:r>
      <w:r w:rsidRPr="00F7016D">
        <w:rPr>
          <w:rFonts w:ascii="Arial" w:hAnsi="Arial" w:cs="Arial"/>
          <w:spacing w:val="-13"/>
          <w:sz w:val="24"/>
        </w:rPr>
        <w:t xml:space="preserve"> </w:t>
      </w:r>
      <w:r w:rsidRPr="00F7016D">
        <w:rPr>
          <w:rFonts w:ascii="Arial" w:hAnsi="Arial" w:cs="Arial"/>
          <w:spacing w:val="-4"/>
          <w:sz w:val="24"/>
        </w:rPr>
        <w:t>à</w:t>
      </w:r>
      <w:r w:rsidRPr="00F7016D">
        <w:rPr>
          <w:rFonts w:ascii="Arial" w:hAnsi="Arial" w:cs="Arial"/>
          <w:spacing w:val="-12"/>
          <w:sz w:val="24"/>
        </w:rPr>
        <w:t xml:space="preserve"> </w:t>
      </w:r>
      <w:r w:rsidRPr="00F7016D">
        <w:rPr>
          <w:rFonts w:ascii="Arial" w:hAnsi="Arial" w:cs="Arial"/>
          <w:spacing w:val="-4"/>
          <w:sz w:val="24"/>
        </w:rPr>
        <w:t>la</w:t>
      </w:r>
      <w:r w:rsidRPr="00F7016D">
        <w:rPr>
          <w:rFonts w:ascii="Arial" w:hAnsi="Arial" w:cs="Arial"/>
          <w:spacing w:val="-13"/>
          <w:sz w:val="24"/>
        </w:rPr>
        <w:t xml:space="preserve"> </w:t>
      </w:r>
      <w:r w:rsidRPr="00F7016D">
        <w:rPr>
          <w:rFonts w:ascii="Arial" w:hAnsi="Arial" w:cs="Arial"/>
          <w:spacing w:val="-4"/>
          <w:sz w:val="24"/>
        </w:rPr>
        <w:t>connaissance</w:t>
      </w:r>
      <w:r w:rsidRPr="00F7016D">
        <w:rPr>
          <w:rFonts w:ascii="Arial" w:hAnsi="Arial" w:cs="Arial"/>
          <w:spacing w:val="-13"/>
          <w:sz w:val="24"/>
        </w:rPr>
        <w:t xml:space="preserve"> </w:t>
      </w:r>
      <w:r w:rsidRPr="00F7016D">
        <w:rPr>
          <w:rFonts w:ascii="Arial" w:hAnsi="Arial" w:cs="Arial"/>
          <w:spacing w:val="-4"/>
          <w:sz w:val="24"/>
        </w:rPr>
        <w:t>du</w:t>
      </w:r>
      <w:r w:rsidRPr="00F7016D">
        <w:rPr>
          <w:rFonts w:ascii="Arial" w:hAnsi="Arial" w:cs="Arial"/>
          <w:spacing w:val="-13"/>
          <w:sz w:val="24"/>
        </w:rPr>
        <w:t xml:space="preserve"> </w:t>
      </w:r>
      <w:r w:rsidRPr="00F7016D">
        <w:rPr>
          <w:rFonts w:ascii="Arial" w:hAnsi="Arial" w:cs="Arial"/>
          <w:spacing w:val="-4"/>
          <w:sz w:val="24"/>
        </w:rPr>
        <w:t>public</w:t>
      </w:r>
      <w:r w:rsidRPr="00F7016D">
        <w:rPr>
          <w:rFonts w:ascii="Arial" w:hAnsi="Arial" w:cs="Arial"/>
          <w:spacing w:val="-12"/>
          <w:sz w:val="24"/>
        </w:rPr>
        <w:t xml:space="preserve"> </w:t>
      </w:r>
      <w:r w:rsidRPr="00F7016D">
        <w:rPr>
          <w:rFonts w:ascii="Arial" w:hAnsi="Arial" w:cs="Arial"/>
          <w:spacing w:val="-4"/>
          <w:sz w:val="24"/>
        </w:rPr>
        <w:t>burkinabè</w:t>
      </w:r>
      <w:r w:rsidRPr="00F7016D">
        <w:rPr>
          <w:rFonts w:ascii="Arial" w:hAnsi="Arial" w:cs="Arial"/>
          <w:spacing w:val="-13"/>
          <w:sz w:val="24"/>
        </w:rPr>
        <w:t xml:space="preserve"> </w:t>
      </w:r>
      <w:r w:rsidRPr="00F7016D">
        <w:rPr>
          <w:rFonts w:ascii="Arial" w:hAnsi="Arial" w:cs="Arial"/>
          <w:spacing w:val="-4"/>
          <w:sz w:val="24"/>
        </w:rPr>
        <w:t>de</w:t>
      </w:r>
      <w:r w:rsidRPr="00F7016D">
        <w:rPr>
          <w:rFonts w:ascii="Arial" w:hAnsi="Arial" w:cs="Arial"/>
          <w:spacing w:val="-13"/>
          <w:sz w:val="24"/>
        </w:rPr>
        <w:t xml:space="preserve"> </w:t>
      </w:r>
      <w:r w:rsidRPr="00F7016D">
        <w:rPr>
          <w:rFonts w:ascii="Arial" w:hAnsi="Arial" w:cs="Arial"/>
          <w:spacing w:val="-4"/>
          <w:sz w:val="24"/>
        </w:rPr>
        <w:t>l'ouverture</w:t>
      </w:r>
      <w:r w:rsidRPr="00F7016D">
        <w:rPr>
          <w:rFonts w:ascii="Arial" w:hAnsi="Arial" w:cs="Arial"/>
          <w:spacing w:val="-12"/>
          <w:sz w:val="24"/>
        </w:rPr>
        <w:t xml:space="preserve"> </w:t>
      </w:r>
      <w:r w:rsidRPr="00F7016D">
        <w:rPr>
          <w:rFonts w:ascii="Arial" w:hAnsi="Arial" w:cs="Arial"/>
          <w:spacing w:val="-4"/>
          <w:sz w:val="24"/>
        </w:rPr>
        <w:t>des</w:t>
      </w:r>
      <w:r w:rsidRPr="00F7016D">
        <w:rPr>
          <w:rFonts w:ascii="Arial" w:hAnsi="Arial" w:cs="Arial"/>
          <w:spacing w:val="-13"/>
          <w:sz w:val="24"/>
        </w:rPr>
        <w:t xml:space="preserve"> </w:t>
      </w:r>
      <w:r w:rsidRPr="00F7016D">
        <w:rPr>
          <w:rFonts w:ascii="Arial" w:hAnsi="Arial" w:cs="Arial"/>
          <w:spacing w:val="-4"/>
          <w:sz w:val="24"/>
        </w:rPr>
        <w:t>inscriptions</w:t>
      </w:r>
      <w:r w:rsidRPr="00F7016D">
        <w:rPr>
          <w:rFonts w:ascii="Arial" w:hAnsi="Arial" w:cs="Arial"/>
          <w:spacing w:val="-7"/>
          <w:sz w:val="24"/>
        </w:rPr>
        <w:t xml:space="preserve"> </w:t>
      </w:r>
      <w:r w:rsidRPr="00F7016D">
        <w:rPr>
          <w:rFonts w:ascii="Arial" w:hAnsi="Arial" w:cs="Arial"/>
          <w:spacing w:val="-4"/>
          <w:sz w:val="24"/>
        </w:rPr>
        <w:t xml:space="preserve">en </w:t>
      </w:r>
      <w:r w:rsidRPr="00F7016D">
        <w:rPr>
          <w:rFonts w:ascii="Arial" w:hAnsi="Arial" w:cs="Arial"/>
          <w:spacing w:val="-8"/>
          <w:sz w:val="24"/>
        </w:rPr>
        <w:t>vue</w:t>
      </w:r>
      <w:r w:rsidRPr="00F7016D">
        <w:rPr>
          <w:rFonts w:ascii="Arial" w:hAnsi="Arial" w:cs="Arial"/>
          <w:spacing w:val="-9"/>
          <w:sz w:val="24"/>
        </w:rPr>
        <w:t xml:space="preserve"> </w:t>
      </w:r>
      <w:r w:rsidRPr="00F7016D">
        <w:rPr>
          <w:rFonts w:ascii="Arial" w:hAnsi="Arial" w:cs="Arial"/>
          <w:spacing w:val="-8"/>
          <w:sz w:val="24"/>
        </w:rPr>
        <w:t>du</w:t>
      </w:r>
      <w:r w:rsidRPr="00F7016D">
        <w:rPr>
          <w:rFonts w:ascii="Arial" w:hAnsi="Arial" w:cs="Arial"/>
          <w:spacing w:val="-9"/>
          <w:sz w:val="24"/>
        </w:rPr>
        <w:t xml:space="preserve"> </w:t>
      </w:r>
      <w:r w:rsidRPr="00F7016D">
        <w:rPr>
          <w:rFonts w:ascii="Arial" w:hAnsi="Arial" w:cs="Arial"/>
          <w:spacing w:val="-8"/>
          <w:sz w:val="24"/>
        </w:rPr>
        <w:t>recrutement</w:t>
      </w:r>
      <w:r w:rsidRPr="00F7016D">
        <w:rPr>
          <w:rFonts w:ascii="Arial" w:hAnsi="Arial" w:cs="Arial"/>
          <w:spacing w:val="-2"/>
          <w:sz w:val="24"/>
        </w:rPr>
        <w:t xml:space="preserve"> </w:t>
      </w:r>
      <w:r w:rsidRPr="00F7016D">
        <w:rPr>
          <w:rFonts w:ascii="Arial" w:hAnsi="Arial" w:cs="Arial"/>
          <w:spacing w:val="-8"/>
          <w:sz w:val="24"/>
        </w:rPr>
        <w:t>d'apprenants</w:t>
      </w:r>
      <w:r w:rsidRPr="00F7016D">
        <w:rPr>
          <w:rFonts w:ascii="Arial" w:hAnsi="Arial" w:cs="Arial"/>
          <w:spacing w:val="12"/>
          <w:sz w:val="24"/>
        </w:rPr>
        <w:t xml:space="preserve"> </w:t>
      </w:r>
      <w:r w:rsidRPr="00F7016D">
        <w:rPr>
          <w:rFonts w:ascii="Arial" w:hAnsi="Arial" w:cs="Arial"/>
          <w:spacing w:val="-8"/>
          <w:sz w:val="24"/>
        </w:rPr>
        <w:t>en</w:t>
      </w:r>
      <w:r w:rsidRPr="00F7016D">
        <w:rPr>
          <w:rFonts w:ascii="Arial" w:hAnsi="Arial" w:cs="Arial"/>
          <w:spacing w:val="-9"/>
          <w:sz w:val="24"/>
        </w:rPr>
        <w:t xml:space="preserve"> </w:t>
      </w:r>
      <w:r w:rsidRPr="00F7016D">
        <w:rPr>
          <w:rFonts w:ascii="Arial" w:hAnsi="Arial" w:cs="Arial"/>
          <w:b/>
          <w:spacing w:val="-8"/>
          <w:sz w:val="24"/>
        </w:rPr>
        <w:t>formation initiale aux</w:t>
      </w:r>
      <w:r w:rsidRPr="00F7016D">
        <w:rPr>
          <w:rFonts w:ascii="Arial" w:hAnsi="Arial" w:cs="Arial"/>
          <w:b/>
          <w:spacing w:val="-9"/>
          <w:sz w:val="24"/>
        </w:rPr>
        <w:t xml:space="preserve"> </w:t>
      </w:r>
      <w:r w:rsidRPr="00F7016D">
        <w:rPr>
          <w:rFonts w:ascii="Arial" w:hAnsi="Arial" w:cs="Arial"/>
          <w:b/>
          <w:spacing w:val="-8"/>
          <w:sz w:val="24"/>
        </w:rPr>
        <w:t>métiers</w:t>
      </w:r>
      <w:r w:rsidRPr="00F7016D">
        <w:rPr>
          <w:rFonts w:ascii="Arial" w:hAnsi="Arial" w:cs="Arial"/>
          <w:b/>
          <w:sz w:val="24"/>
        </w:rPr>
        <w:t xml:space="preserve"> </w:t>
      </w:r>
      <w:r w:rsidRPr="00F7016D">
        <w:rPr>
          <w:rFonts w:ascii="Arial" w:hAnsi="Arial" w:cs="Arial"/>
          <w:b/>
          <w:spacing w:val="-8"/>
          <w:sz w:val="24"/>
        </w:rPr>
        <w:t>de</w:t>
      </w:r>
      <w:r w:rsidRPr="00F7016D">
        <w:rPr>
          <w:rFonts w:ascii="Arial" w:hAnsi="Arial" w:cs="Arial"/>
          <w:b/>
          <w:spacing w:val="-9"/>
          <w:sz w:val="24"/>
        </w:rPr>
        <w:t xml:space="preserve"> </w:t>
      </w:r>
      <w:r w:rsidRPr="00F7016D">
        <w:rPr>
          <w:rFonts w:ascii="Arial" w:hAnsi="Arial" w:cs="Arial"/>
          <w:b/>
          <w:spacing w:val="-8"/>
          <w:sz w:val="24"/>
        </w:rPr>
        <w:t>niveaux</w:t>
      </w:r>
      <w:r w:rsidRPr="00F7016D">
        <w:rPr>
          <w:rFonts w:ascii="Arial" w:hAnsi="Arial" w:cs="Arial"/>
          <w:b/>
          <w:sz w:val="24"/>
        </w:rPr>
        <w:t xml:space="preserve"> </w:t>
      </w:r>
      <w:r w:rsidRPr="00F7016D">
        <w:rPr>
          <w:rFonts w:ascii="Arial" w:hAnsi="Arial" w:cs="Arial"/>
          <w:b/>
          <w:spacing w:val="-8"/>
          <w:sz w:val="24"/>
        </w:rPr>
        <w:t xml:space="preserve">Certificat </w:t>
      </w:r>
      <w:r w:rsidRPr="00F7016D">
        <w:rPr>
          <w:rFonts w:ascii="Arial" w:hAnsi="Arial" w:cs="Arial"/>
          <w:b/>
          <w:sz w:val="24"/>
        </w:rPr>
        <w:t>de Qualification Professionnelle</w:t>
      </w:r>
      <w:r w:rsidRPr="00F7016D">
        <w:rPr>
          <w:rFonts w:ascii="Arial" w:hAnsi="Arial" w:cs="Arial"/>
          <w:b/>
          <w:spacing w:val="-4"/>
          <w:sz w:val="24"/>
        </w:rPr>
        <w:t xml:space="preserve"> </w:t>
      </w:r>
      <w:r w:rsidRPr="00F7016D">
        <w:rPr>
          <w:rFonts w:ascii="Arial" w:hAnsi="Arial" w:cs="Arial"/>
          <w:b/>
          <w:sz w:val="24"/>
        </w:rPr>
        <w:t>(CQP),</w:t>
      </w:r>
      <w:r w:rsidRPr="00F7016D">
        <w:rPr>
          <w:rFonts w:ascii="Arial" w:hAnsi="Arial" w:cs="Arial"/>
          <w:b/>
          <w:spacing w:val="-2"/>
          <w:sz w:val="24"/>
        </w:rPr>
        <w:t xml:space="preserve"> </w:t>
      </w:r>
      <w:r w:rsidRPr="00F7016D">
        <w:rPr>
          <w:rFonts w:ascii="Arial" w:hAnsi="Arial" w:cs="Arial"/>
          <w:b/>
          <w:sz w:val="24"/>
        </w:rPr>
        <w:t xml:space="preserve">Brevet de Qualification Professionnelle (BQP), Brevet Professionnel de </w:t>
      </w:r>
      <w:r w:rsidRPr="00F7016D">
        <w:rPr>
          <w:rFonts w:ascii="Arial" w:hAnsi="Arial" w:cs="Arial"/>
          <w:b/>
          <w:position w:val="1"/>
          <w:sz w:val="24"/>
        </w:rPr>
        <w:t>T</w:t>
      </w:r>
      <w:r w:rsidRPr="00F7016D">
        <w:rPr>
          <w:rFonts w:ascii="Arial" w:hAnsi="Arial" w:cs="Arial"/>
          <w:b/>
          <w:sz w:val="24"/>
        </w:rPr>
        <w:t>echnicien (BPT) et Brevet Professionnel de Technicien Spécialisé (BPTS)</w:t>
      </w:r>
      <w:r w:rsidRPr="00F7016D">
        <w:rPr>
          <w:rFonts w:ascii="Arial" w:hAnsi="Arial" w:cs="Arial"/>
          <w:sz w:val="24"/>
        </w:rPr>
        <w:t xml:space="preserve"> pour </w:t>
      </w:r>
      <w:r w:rsidR="00307C45">
        <w:rPr>
          <w:rFonts w:ascii="Arial" w:hAnsi="Arial" w:cs="Arial"/>
          <w:sz w:val="24"/>
        </w:rPr>
        <w:t>l’année</w:t>
      </w:r>
      <w:r w:rsidRPr="00F7016D">
        <w:rPr>
          <w:rFonts w:ascii="Arial" w:hAnsi="Arial" w:cs="Arial"/>
          <w:sz w:val="24"/>
        </w:rPr>
        <w:t xml:space="preserve"> </w:t>
      </w:r>
      <w:r w:rsidR="0088030A">
        <w:rPr>
          <w:rFonts w:ascii="Arial" w:hAnsi="Arial" w:cs="Arial"/>
          <w:sz w:val="24"/>
        </w:rPr>
        <w:t>de formation</w:t>
      </w:r>
      <w:r w:rsidRPr="00F7016D">
        <w:rPr>
          <w:rFonts w:ascii="Arial" w:hAnsi="Arial" w:cs="Arial"/>
          <w:sz w:val="24"/>
        </w:rPr>
        <w:t xml:space="preserve"> 202</w:t>
      </w:r>
      <w:ins w:id="5" w:author="Don Ferer" w:date="2026-07-09T11:08:00Z">
        <w:r w:rsidR="00266A1E">
          <w:rPr>
            <w:rFonts w:ascii="Arial" w:hAnsi="Arial" w:cs="Arial"/>
            <w:sz w:val="24"/>
          </w:rPr>
          <w:t>6</w:t>
        </w:r>
      </w:ins>
      <w:del w:id="6" w:author="Don Ferer" w:date="2026-07-09T11:08:00Z">
        <w:r w:rsidRPr="00F7016D" w:rsidDel="00266A1E">
          <w:rPr>
            <w:rFonts w:ascii="Arial" w:hAnsi="Arial" w:cs="Arial"/>
            <w:sz w:val="24"/>
          </w:rPr>
          <w:delText>5</w:delText>
        </w:r>
      </w:del>
      <w:r w:rsidRPr="00F7016D">
        <w:rPr>
          <w:rFonts w:ascii="Arial" w:hAnsi="Arial" w:cs="Arial"/>
          <w:sz w:val="24"/>
        </w:rPr>
        <w:t>-202</w:t>
      </w:r>
      <w:ins w:id="7" w:author="Don Ferer" w:date="2026-07-09T11:09:00Z">
        <w:r w:rsidR="00266A1E">
          <w:rPr>
            <w:rFonts w:ascii="Arial" w:hAnsi="Arial" w:cs="Arial"/>
            <w:sz w:val="24"/>
          </w:rPr>
          <w:t>7</w:t>
        </w:r>
      </w:ins>
      <w:del w:id="8" w:author="Don Ferer" w:date="2026-07-09T11:09:00Z">
        <w:r w:rsidRPr="00F7016D" w:rsidDel="00266A1E">
          <w:rPr>
            <w:rFonts w:ascii="Arial" w:hAnsi="Arial" w:cs="Arial"/>
            <w:sz w:val="24"/>
          </w:rPr>
          <w:delText>6</w:delText>
        </w:r>
      </w:del>
      <w:r w:rsidRPr="00F7016D">
        <w:rPr>
          <w:rFonts w:ascii="Arial" w:hAnsi="Arial" w:cs="Arial"/>
          <w:sz w:val="24"/>
        </w:rPr>
        <w:t xml:space="preserve"> dans les </w:t>
      </w:r>
      <w:r w:rsidRPr="00F7016D">
        <w:rPr>
          <w:rFonts w:ascii="Arial" w:hAnsi="Arial" w:cs="Arial"/>
          <w:spacing w:val="-4"/>
          <w:sz w:val="24"/>
        </w:rPr>
        <w:t>Centres</w:t>
      </w:r>
      <w:r w:rsidRPr="00F7016D">
        <w:rPr>
          <w:rFonts w:ascii="Arial" w:hAnsi="Arial" w:cs="Arial"/>
          <w:spacing w:val="-7"/>
          <w:sz w:val="24"/>
        </w:rPr>
        <w:t xml:space="preserve"> </w:t>
      </w:r>
      <w:r w:rsidRPr="00F7016D">
        <w:rPr>
          <w:rFonts w:ascii="Arial" w:hAnsi="Arial" w:cs="Arial"/>
          <w:spacing w:val="-4"/>
          <w:sz w:val="24"/>
        </w:rPr>
        <w:t>de</w:t>
      </w:r>
      <w:r w:rsidRPr="00F7016D">
        <w:rPr>
          <w:rFonts w:ascii="Arial" w:hAnsi="Arial" w:cs="Arial"/>
          <w:spacing w:val="-7"/>
          <w:sz w:val="24"/>
        </w:rPr>
        <w:t xml:space="preserve"> </w:t>
      </w:r>
      <w:r w:rsidRPr="00F7016D">
        <w:rPr>
          <w:rFonts w:ascii="Arial" w:hAnsi="Arial" w:cs="Arial"/>
          <w:spacing w:val="-4"/>
          <w:sz w:val="24"/>
        </w:rPr>
        <w:t>formation</w:t>
      </w:r>
      <w:r w:rsidRPr="00F7016D">
        <w:rPr>
          <w:rFonts w:ascii="Arial" w:hAnsi="Arial" w:cs="Arial"/>
          <w:spacing w:val="-7"/>
          <w:sz w:val="24"/>
        </w:rPr>
        <w:t xml:space="preserve"> </w:t>
      </w:r>
      <w:r w:rsidRPr="00F7016D">
        <w:rPr>
          <w:rFonts w:ascii="Arial" w:hAnsi="Arial" w:cs="Arial"/>
          <w:spacing w:val="-4"/>
          <w:sz w:val="24"/>
        </w:rPr>
        <w:t>professionnelle</w:t>
      </w:r>
      <w:r w:rsidRPr="00F7016D">
        <w:rPr>
          <w:rFonts w:ascii="Arial" w:hAnsi="Arial" w:cs="Arial"/>
          <w:spacing w:val="-13"/>
          <w:sz w:val="24"/>
        </w:rPr>
        <w:t xml:space="preserve"> </w:t>
      </w:r>
      <w:r w:rsidRPr="00F7016D">
        <w:rPr>
          <w:rFonts w:ascii="Arial" w:hAnsi="Arial" w:cs="Arial"/>
          <w:spacing w:val="-4"/>
          <w:sz w:val="24"/>
        </w:rPr>
        <w:t>de</w:t>
      </w:r>
      <w:r w:rsidRPr="00F7016D">
        <w:rPr>
          <w:rFonts w:ascii="Arial" w:hAnsi="Arial" w:cs="Arial"/>
          <w:spacing w:val="-13"/>
          <w:sz w:val="24"/>
        </w:rPr>
        <w:t xml:space="preserve"> </w:t>
      </w:r>
      <w:r w:rsidRPr="00F7016D">
        <w:rPr>
          <w:rFonts w:ascii="Arial" w:hAnsi="Arial" w:cs="Arial"/>
          <w:spacing w:val="-4"/>
          <w:sz w:val="24"/>
        </w:rPr>
        <w:t>Burkina Suudu</w:t>
      </w:r>
      <w:r w:rsidRPr="00F7016D">
        <w:rPr>
          <w:rFonts w:ascii="Arial" w:hAnsi="Arial" w:cs="Arial"/>
          <w:spacing w:val="-11"/>
          <w:sz w:val="24"/>
        </w:rPr>
        <w:t xml:space="preserve"> </w:t>
      </w:r>
      <w:r w:rsidRPr="00F7016D">
        <w:rPr>
          <w:rFonts w:ascii="Arial" w:hAnsi="Arial" w:cs="Arial"/>
          <w:spacing w:val="-4"/>
          <w:sz w:val="24"/>
        </w:rPr>
        <w:t>Bawdè (BSB).</w:t>
      </w:r>
    </w:p>
    <w:p w14:paraId="77208CEB" w14:textId="77777777" w:rsidR="00F65148" w:rsidRPr="00562CA9" w:rsidRDefault="004F411F" w:rsidP="00562CA9">
      <w:pPr>
        <w:pStyle w:val="Titre2"/>
        <w:spacing w:after="160" w:line="276" w:lineRule="auto"/>
        <w:ind w:left="0"/>
        <w:jc w:val="both"/>
        <w:rPr>
          <w:rFonts w:ascii="Arial" w:hAnsi="Arial" w:cs="Arial"/>
          <w:bCs/>
          <w:sz w:val="24"/>
          <w:szCs w:val="24"/>
        </w:rPr>
      </w:pPr>
      <w:r w:rsidRPr="00F7016D">
        <w:rPr>
          <w:rFonts w:ascii="Arial" w:hAnsi="Arial" w:cs="Arial"/>
          <w:bCs/>
          <w:sz w:val="24"/>
          <w:szCs w:val="24"/>
        </w:rPr>
        <w:t>Le</w:t>
      </w:r>
      <w:r w:rsidR="00E857CF" w:rsidRPr="00F7016D">
        <w:rPr>
          <w:rFonts w:ascii="Arial" w:hAnsi="Arial" w:cs="Arial"/>
          <w:bCs/>
          <w:sz w:val="24"/>
          <w:szCs w:val="24"/>
        </w:rPr>
        <w:t>s</w:t>
      </w:r>
      <w:r w:rsidRPr="00F7016D">
        <w:rPr>
          <w:rFonts w:ascii="Arial" w:hAnsi="Arial" w:cs="Arial"/>
          <w:bCs/>
          <w:sz w:val="24"/>
          <w:szCs w:val="24"/>
        </w:rPr>
        <w:t xml:space="preserve"> tableau</w:t>
      </w:r>
      <w:r w:rsidR="00E857CF" w:rsidRPr="00F7016D">
        <w:rPr>
          <w:rFonts w:ascii="Arial" w:hAnsi="Arial" w:cs="Arial"/>
          <w:bCs/>
          <w:sz w:val="24"/>
          <w:szCs w:val="24"/>
        </w:rPr>
        <w:t>x</w:t>
      </w:r>
      <w:r w:rsidRPr="00F7016D">
        <w:rPr>
          <w:rFonts w:ascii="Arial" w:hAnsi="Arial" w:cs="Arial"/>
          <w:bCs/>
          <w:sz w:val="24"/>
          <w:szCs w:val="24"/>
        </w:rPr>
        <w:t xml:space="preserve"> ci-dessous </w:t>
      </w:r>
      <w:r w:rsidRPr="00F7016D">
        <w:rPr>
          <w:rFonts w:ascii="Arial" w:hAnsi="Arial" w:cs="Arial"/>
          <w:sz w:val="24"/>
          <w:szCs w:val="24"/>
        </w:rPr>
        <w:t>renseigne</w:t>
      </w:r>
      <w:r w:rsidR="00E857CF" w:rsidRPr="00F7016D">
        <w:rPr>
          <w:rFonts w:ascii="Arial" w:hAnsi="Arial" w:cs="Arial"/>
          <w:sz w:val="24"/>
          <w:szCs w:val="24"/>
        </w:rPr>
        <w:t>nt</w:t>
      </w:r>
      <w:r w:rsidRPr="00F7016D">
        <w:rPr>
          <w:rFonts w:ascii="Arial" w:hAnsi="Arial" w:cs="Arial"/>
          <w:sz w:val="24"/>
          <w:szCs w:val="24"/>
        </w:rPr>
        <w:t xml:space="preserve"> </w:t>
      </w:r>
      <w:r w:rsidR="00E857CF" w:rsidRPr="00F7016D">
        <w:rPr>
          <w:rFonts w:ascii="Arial" w:hAnsi="Arial" w:cs="Arial"/>
          <w:sz w:val="24"/>
          <w:szCs w:val="24"/>
        </w:rPr>
        <w:t xml:space="preserve">par Direction-Inter-Régionale, </w:t>
      </w:r>
      <w:r w:rsidR="00CD087A" w:rsidRPr="00F7016D">
        <w:rPr>
          <w:rFonts w:ascii="Arial" w:hAnsi="Arial" w:cs="Arial"/>
          <w:sz w:val="24"/>
          <w:szCs w:val="24"/>
        </w:rPr>
        <w:t xml:space="preserve">les </w:t>
      </w:r>
      <w:r w:rsidR="00E857CF" w:rsidRPr="00F7016D">
        <w:rPr>
          <w:rFonts w:ascii="Arial" w:hAnsi="Arial" w:cs="Arial"/>
          <w:bCs/>
          <w:sz w:val="24"/>
          <w:szCs w:val="24"/>
        </w:rPr>
        <w:t xml:space="preserve">centres de formation, </w:t>
      </w:r>
      <w:r w:rsidR="00150F60" w:rsidRPr="00F7016D">
        <w:rPr>
          <w:rFonts w:ascii="Arial" w:hAnsi="Arial" w:cs="Arial"/>
          <w:bCs/>
          <w:sz w:val="24"/>
          <w:szCs w:val="24"/>
        </w:rPr>
        <w:t xml:space="preserve">les </w:t>
      </w:r>
      <w:r w:rsidRPr="00F7016D">
        <w:rPr>
          <w:rFonts w:ascii="Arial" w:hAnsi="Arial" w:cs="Arial"/>
          <w:bCs/>
          <w:sz w:val="24"/>
          <w:szCs w:val="24"/>
        </w:rPr>
        <w:t>métiers</w:t>
      </w:r>
      <w:r w:rsidRPr="00F7016D">
        <w:rPr>
          <w:rFonts w:ascii="Arial" w:hAnsi="Arial" w:cs="Arial"/>
          <w:sz w:val="24"/>
          <w:szCs w:val="24"/>
        </w:rPr>
        <w:t xml:space="preserve">, </w:t>
      </w:r>
      <w:r w:rsidRPr="00F7016D">
        <w:rPr>
          <w:rFonts w:ascii="Arial" w:hAnsi="Arial" w:cs="Arial"/>
          <w:bCs/>
          <w:sz w:val="24"/>
          <w:szCs w:val="24"/>
        </w:rPr>
        <w:t xml:space="preserve">les </w:t>
      </w:r>
      <w:r w:rsidR="0088030A">
        <w:rPr>
          <w:rFonts w:ascii="Arial" w:hAnsi="Arial" w:cs="Arial"/>
          <w:bCs/>
          <w:sz w:val="24"/>
          <w:szCs w:val="24"/>
        </w:rPr>
        <w:t>conditions</w:t>
      </w:r>
      <w:r w:rsidR="0088030A" w:rsidRPr="00F7016D">
        <w:rPr>
          <w:rFonts w:ascii="Arial" w:hAnsi="Arial" w:cs="Arial"/>
          <w:bCs/>
          <w:sz w:val="24"/>
          <w:szCs w:val="24"/>
        </w:rPr>
        <w:t xml:space="preserve"> </w:t>
      </w:r>
      <w:r w:rsidR="00E857CF" w:rsidRPr="00F7016D">
        <w:rPr>
          <w:rFonts w:ascii="Arial" w:hAnsi="Arial" w:cs="Arial"/>
          <w:bCs/>
          <w:sz w:val="24"/>
          <w:szCs w:val="24"/>
        </w:rPr>
        <w:t>d’accès</w:t>
      </w:r>
      <w:r w:rsidRPr="00F7016D">
        <w:rPr>
          <w:rFonts w:ascii="Arial" w:hAnsi="Arial" w:cs="Arial"/>
          <w:bCs/>
          <w:sz w:val="24"/>
          <w:szCs w:val="24"/>
        </w:rPr>
        <w:t>, le</w:t>
      </w:r>
      <w:r w:rsidR="0088030A">
        <w:rPr>
          <w:rFonts w:ascii="Arial" w:hAnsi="Arial" w:cs="Arial"/>
          <w:bCs/>
          <w:sz w:val="24"/>
          <w:szCs w:val="24"/>
        </w:rPr>
        <w:t>s</w:t>
      </w:r>
      <w:r w:rsidRPr="00F7016D">
        <w:rPr>
          <w:rFonts w:ascii="Arial" w:hAnsi="Arial" w:cs="Arial"/>
          <w:bCs/>
          <w:sz w:val="24"/>
          <w:szCs w:val="24"/>
        </w:rPr>
        <w:t xml:space="preserve"> </w:t>
      </w:r>
      <w:r w:rsidR="0088030A">
        <w:rPr>
          <w:rFonts w:ascii="Arial" w:hAnsi="Arial" w:cs="Arial"/>
          <w:bCs/>
          <w:sz w:val="24"/>
          <w:szCs w:val="24"/>
        </w:rPr>
        <w:t>frais</w:t>
      </w:r>
      <w:r w:rsidR="0088030A" w:rsidRPr="00F7016D">
        <w:rPr>
          <w:rFonts w:ascii="Arial" w:hAnsi="Arial" w:cs="Arial"/>
          <w:bCs/>
          <w:sz w:val="24"/>
          <w:szCs w:val="24"/>
        </w:rPr>
        <w:t xml:space="preserve"> </w:t>
      </w:r>
      <w:r w:rsidR="00334580" w:rsidRPr="00F7016D">
        <w:rPr>
          <w:rFonts w:ascii="Arial" w:hAnsi="Arial" w:cs="Arial"/>
          <w:bCs/>
          <w:sz w:val="24"/>
          <w:szCs w:val="24"/>
        </w:rPr>
        <w:t>de formation</w:t>
      </w:r>
      <w:r w:rsidR="0088030A">
        <w:rPr>
          <w:rFonts w:ascii="Arial" w:hAnsi="Arial" w:cs="Arial"/>
          <w:bCs/>
          <w:sz w:val="24"/>
          <w:szCs w:val="24"/>
        </w:rPr>
        <w:t>, la durée</w:t>
      </w:r>
      <w:r w:rsidR="00E857CF" w:rsidRPr="00F7016D">
        <w:rPr>
          <w:rFonts w:ascii="Arial" w:hAnsi="Arial" w:cs="Arial"/>
          <w:bCs/>
          <w:sz w:val="24"/>
          <w:szCs w:val="24"/>
        </w:rPr>
        <w:t xml:space="preserve"> </w:t>
      </w:r>
      <w:r w:rsidR="00150F60" w:rsidRPr="00F7016D">
        <w:rPr>
          <w:rFonts w:ascii="Arial" w:hAnsi="Arial" w:cs="Arial"/>
          <w:bCs/>
          <w:sz w:val="24"/>
          <w:szCs w:val="24"/>
        </w:rPr>
        <w:t>et les titres professionnels</w:t>
      </w:r>
      <w:r w:rsidR="00E857CF" w:rsidRPr="00F7016D">
        <w:rPr>
          <w:rFonts w:ascii="Arial" w:hAnsi="Arial" w:cs="Arial"/>
          <w:bCs/>
          <w:sz w:val="24"/>
          <w:szCs w:val="24"/>
        </w:rPr>
        <w:t xml:space="preserve"> délivrés en fin de formation.</w:t>
      </w:r>
    </w:p>
    <w:tbl>
      <w:tblPr>
        <w:tblW w:w="5165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13"/>
        <w:gridCol w:w="2286"/>
        <w:gridCol w:w="3029"/>
        <w:gridCol w:w="1174"/>
        <w:gridCol w:w="16"/>
        <w:gridCol w:w="1034"/>
        <w:gridCol w:w="688"/>
        <w:tblGridChange w:id="9">
          <w:tblGrid>
            <w:gridCol w:w="5"/>
            <w:gridCol w:w="108"/>
            <w:gridCol w:w="1900"/>
            <w:gridCol w:w="5"/>
            <w:gridCol w:w="108"/>
            <w:gridCol w:w="2173"/>
            <w:gridCol w:w="5"/>
            <w:gridCol w:w="108"/>
            <w:gridCol w:w="2916"/>
            <w:gridCol w:w="5"/>
            <w:gridCol w:w="108"/>
            <w:gridCol w:w="1061"/>
            <w:gridCol w:w="5"/>
            <w:gridCol w:w="16"/>
            <w:gridCol w:w="92"/>
            <w:gridCol w:w="937"/>
            <w:gridCol w:w="5"/>
            <w:gridCol w:w="108"/>
            <w:gridCol w:w="575"/>
            <w:gridCol w:w="5"/>
            <w:gridCol w:w="108"/>
          </w:tblGrid>
        </w:tblGridChange>
      </w:tblGrid>
      <w:tr w:rsidR="00135A85" w:rsidRPr="00334580" w14:paraId="318B37F8" w14:textId="77777777" w:rsidTr="00F06B2B">
        <w:trPr>
          <w:trHeight w:val="20"/>
          <w:tblHeader/>
          <w:jc w:val="center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vAlign w:val="center"/>
            <w:hideMark/>
          </w:tcPr>
          <w:p w14:paraId="36CB1D04" w14:textId="77777777" w:rsidR="00334580" w:rsidRPr="00F65148" w:rsidRDefault="00334580" w:rsidP="00F6514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8"/>
                <w:szCs w:val="18"/>
              </w:rPr>
            </w:pPr>
            <w:r w:rsidRPr="00F65148">
              <w:rPr>
                <w:rFonts w:ascii="Arial Narrow" w:eastAsia="Times New Roman" w:hAnsi="Arial Narrow" w:cs="Arial"/>
                <w:b/>
                <w:bCs/>
                <w:sz w:val="18"/>
                <w:szCs w:val="18"/>
              </w:rPr>
              <w:t>Centre de formation professionnelle</w:t>
            </w:r>
          </w:p>
        </w:tc>
        <w:tc>
          <w:tcPr>
            <w:tcW w:w="11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vAlign w:val="center"/>
            <w:hideMark/>
          </w:tcPr>
          <w:p w14:paraId="2924EFDB" w14:textId="77777777" w:rsidR="00334580" w:rsidRPr="00334580" w:rsidRDefault="00334580" w:rsidP="0033458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8"/>
                <w:szCs w:val="18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sz w:val="18"/>
                <w:szCs w:val="18"/>
              </w:rPr>
              <w:t>Métiers</w:t>
            </w:r>
          </w:p>
        </w:tc>
        <w:tc>
          <w:tcPr>
            <w:tcW w:w="1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vAlign w:val="center"/>
            <w:hideMark/>
          </w:tcPr>
          <w:p w14:paraId="09127064" w14:textId="77777777" w:rsidR="00334580" w:rsidRPr="00334580" w:rsidRDefault="00334580" w:rsidP="0033458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8"/>
                <w:szCs w:val="18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sz w:val="18"/>
                <w:szCs w:val="18"/>
              </w:rPr>
              <w:t>Conditions d'accès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vAlign w:val="center"/>
            <w:hideMark/>
          </w:tcPr>
          <w:p w14:paraId="236E58EA" w14:textId="77777777" w:rsidR="00334580" w:rsidRPr="00334580" w:rsidRDefault="00334580" w:rsidP="0033458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8"/>
                <w:szCs w:val="18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sz w:val="18"/>
                <w:szCs w:val="18"/>
              </w:rPr>
              <w:t xml:space="preserve">Titres professionnels </w:t>
            </w:r>
          </w:p>
        </w:tc>
        <w:tc>
          <w:tcPr>
            <w:tcW w:w="5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vAlign w:val="center"/>
            <w:hideMark/>
          </w:tcPr>
          <w:p w14:paraId="5B55BF68" w14:textId="77777777" w:rsidR="00334580" w:rsidRPr="00334580" w:rsidRDefault="00334580" w:rsidP="0033458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8"/>
                <w:szCs w:val="18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sz w:val="18"/>
                <w:szCs w:val="18"/>
              </w:rPr>
              <w:t>Frais de Formation</w:t>
            </w:r>
          </w:p>
        </w:tc>
        <w:tc>
          <w:tcPr>
            <w:tcW w:w="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vAlign w:val="center"/>
            <w:hideMark/>
          </w:tcPr>
          <w:p w14:paraId="039CCDAE" w14:textId="77777777" w:rsidR="00334580" w:rsidRPr="00334580" w:rsidRDefault="00334580" w:rsidP="0033458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8"/>
                <w:szCs w:val="18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sz w:val="18"/>
                <w:szCs w:val="18"/>
              </w:rPr>
              <w:t>Durée</w:t>
            </w:r>
          </w:p>
        </w:tc>
      </w:tr>
      <w:tr w:rsidR="00334580" w:rsidRPr="00334580" w14:paraId="2029E353" w14:textId="77777777" w:rsidTr="00F06B2B">
        <w:trPr>
          <w:trHeight w:val="354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44EF01EE" w14:textId="77777777" w:rsidR="00334580" w:rsidRPr="00334580" w:rsidRDefault="00334580" w:rsidP="00F6514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sz w:val="18"/>
                <w:szCs w:val="18"/>
              </w:rPr>
              <w:t>Direction Inter-Régionale n°1</w:t>
            </w:r>
          </w:p>
        </w:tc>
      </w:tr>
      <w:tr w:rsidR="00135A85" w:rsidRPr="00334580" w14:paraId="4491D6E5" w14:textId="77777777" w:rsidTr="00F06B2B">
        <w:trPr>
          <w:trHeight w:val="284"/>
          <w:jc w:val="center"/>
        </w:trPr>
        <w:tc>
          <w:tcPr>
            <w:tcW w:w="98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2B528" w14:textId="19699F2F" w:rsidR="00334580" w:rsidRPr="00334580" w:rsidRDefault="00334580" w:rsidP="00F6514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  <w:t>Centre d’Evaluation et de Formation Professionnelle de Ouagadougou</w:t>
            </w:r>
            <w:r w:rsidR="00393B65"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  <w:t xml:space="preserve"> (CEFPO)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C7661" w14:textId="77777777" w:rsidR="00334580" w:rsidRPr="00334580" w:rsidRDefault="00334580" w:rsidP="00334580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 xml:space="preserve">Plombier polyvalent 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63F94" w14:textId="77777777" w:rsidR="00334580" w:rsidRPr="00334580" w:rsidRDefault="00334580" w:rsidP="00334580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20786" w14:textId="77777777" w:rsidR="00334580" w:rsidRPr="00334580" w:rsidRDefault="00334580" w:rsidP="0033458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79C10" w14:textId="77777777" w:rsidR="00334580" w:rsidRPr="00334580" w:rsidRDefault="00334580" w:rsidP="0033458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AD95E" w14:textId="77777777" w:rsidR="00334580" w:rsidRPr="00334580" w:rsidRDefault="00334580" w:rsidP="0033458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135A85" w:rsidRPr="00334580" w14:paraId="0CD1D9C9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DF0AD" w14:textId="77777777" w:rsidR="00334580" w:rsidRPr="00334580" w:rsidRDefault="00334580" w:rsidP="00F6514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6DC63" w14:textId="77777777" w:rsidR="00334580" w:rsidRPr="00334580" w:rsidRDefault="00334580" w:rsidP="00334580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Maintenancier des équipements et systèmes informatiques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19D00" w14:textId="77777777" w:rsidR="00334580" w:rsidRPr="00334580" w:rsidRDefault="00334580" w:rsidP="00334580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0FD70" w14:textId="77777777" w:rsidR="00334580" w:rsidRPr="00334580" w:rsidRDefault="00334580" w:rsidP="0033458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795DE" w14:textId="77777777" w:rsidR="00334580" w:rsidRPr="00334580" w:rsidRDefault="00334580" w:rsidP="0033458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D39DF" w14:textId="77777777" w:rsidR="00334580" w:rsidRPr="00334580" w:rsidRDefault="00334580" w:rsidP="0033458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E4362D" w:rsidRPr="00334580" w14:paraId="33B06830" w14:textId="77777777" w:rsidTr="00F06B2B">
        <w:trPr>
          <w:trHeight w:val="284"/>
          <w:jc w:val="center"/>
          <w:ins w:id="10" w:author="Don Ferer" w:date="2026-07-31T15:25:00Z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C082D" w14:textId="77777777" w:rsidR="00E4362D" w:rsidRPr="00334580" w:rsidRDefault="00E4362D" w:rsidP="00E4362D">
            <w:pPr>
              <w:spacing w:after="0" w:line="240" w:lineRule="auto"/>
              <w:rPr>
                <w:ins w:id="11" w:author="Don Ferer" w:date="2026-07-31T15:25:00Z"/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5265F6" w14:textId="61EAE99E" w:rsidR="00E4362D" w:rsidRPr="00334580" w:rsidRDefault="00E4362D" w:rsidP="00E4362D">
            <w:pPr>
              <w:spacing w:after="0" w:line="240" w:lineRule="auto"/>
              <w:rPr>
                <w:ins w:id="12" w:author="Don Ferer" w:date="2026-07-31T15:25:00Z"/>
                <w:rFonts w:ascii="Arial Narrow" w:eastAsia="Times New Roman" w:hAnsi="Arial Narrow" w:cs="Arial"/>
                <w:sz w:val="16"/>
                <w:szCs w:val="16"/>
              </w:rPr>
            </w:pPr>
            <w:ins w:id="13" w:author="Don Ferer" w:date="2026-07-31T15:26:00Z">
              <w:r>
                <w:rPr>
                  <w:rFonts w:ascii="Arial Narrow" w:eastAsia="Times New Roman" w:hAnsi="Arial Narrow" w:cs="Arial"/>
                  <w:sz w:val="16"/>
                  <w:szCs w:val="16"/>
                </w:rPr>
                <w:t>Boulanger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1E705F" w14:textId="06DF9127" w:rsidR="00E4362D" w:rsidRPr="00334580" w:rsidRDefault="00E4362D" w:rsidP="00E4362D">
            <w:pPr>
              <w:spacing w:after="0" w:line="240" w:lineRule="auto"/>
              <w:rPr>
                <w:ins w:id="14" w:author="Don Ferer" w:date="2026-07-31T15:25:00Z"/>
                <w:rFonts w:ascii="Arial Narrow" w:eastAsia="Times New Roman" w:hAnsi="Arial Narrow" w:cs="Arial"/>
                <w:sz w:val="16"/>
                <w:szCs w:val="16"/>
              </w:rPr>
            </w:pPr>
            <w:ins w:id="15" w:author="Don Ferer" w:date="2026-07-31T15:29:00Z">
              <w:r w:rsidRPr="00334580">
                <w:rPr>
                  <w:rFonts w:ascii="Arial Narrow" w:eastAsia="Times New Roman" w:hAnsi="Arial Narrow" w:cs="Arial"/>
                  <w:sz w:val="16"/>
                  <w:szCs w:val="16"/>
                </w:rPr>
                <w:t>Niveau 3ème au moins ou être titulaire du CQP ou du CAP d'un métier de la même filière + 3 ans d'expérience professionnelle</w:t>
              </w:r>
            </w:ins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C9DCD5" w14:textId="49D02B28" w:rsidR="00E4362D" w:rsidRPr="00334580" w:rsidRDefault="00E4362D" w:rsidP="00E4362D">
            <w:pPr>
              <w:spacing w:after="0" w:line="240" w:lineRule="auto"/>
              <w:jc w:val="center"/>
              <w:rPr>
                <w:ins w:id="16" w:author="Don Ferer" w:date="2026-07-31T15:25:00Z"/>
                <w:rFonts w:ascii="Arial Narrow" w:eastAsia="Times New Roman" w:hAnsi="Arial Narrow" w:cs="Arial"/>
                <w:sz w:val="16"/>
                <w:szCs w:val="16"/>
              </w:rPr>
            </w:pPr>
            <w:ins w:id="17" w:author="Don Ferer" w:date="2026-07-31T15:29:00Z">
              <w:r w:rsidRPr="00334580">
                <w:rPr>
                  <w:rFonts w:ascii="Arial Narrow" w:eastAsia="Times New Roman" w:hAnsi="Arial Narrow" w:cs="Arial"/>
                  <w:sz w:val="16"/>
                  <w:szCs w:val="16"/>
                </w:rPr>
                <w:t>BQP</w:t>
              </w:r>
            </w:ins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299591" w14:textId="1C54C796" w:rsidR="00E4362D" w:rsidRPr="00334580" w:rsidRDefault="00DA5231" w:rsidP="00E4362D">
            <w:pPr>
              <w:spacing w:after="0" w:line="240" w:lineRule="auto"/>
              <w:jc w:val="center"/>
              <w:rPr>
                <w:ins w:id="18" w:author="Don Ferer" w:date="2026-07-31T15:25:00Z"/>
                <w:rFonts w:ascii="Arial Narrow" w:eastAsia="Times New Roman" w:hAnsi="Arial Narrow" w:cs="Arial"/>
                <w:sz w:val="16"/>
                <w:szCs w:val="16"/>
              </w:rPr>
            </w:pPr>
            <w:ins w:id="19" w:author="Don Ferer" w:date="2026-07-31T15:34:00Z">
              <w:r w:rsidRPr="00334580">
                <w:rPr>
                  <w:rFonts w:ascii="Arial Narrow" w:eastAsia="Times New Roman" w:hAnsi="Arial Narrow" w:cs="Arial"/>
                  <w:sz w:val="16"/>
                  <w:szCs w:val="16"/>
                </w:rPr>
                <w:t>250 000</w:t>
              </w:r>
            </w:ins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5BD2BC" w14:textId="76BB631A" w:rsidR="00E4362D" w:rsidRPr="00334580" w:rsidRDefault="00E4362D" w:rsidP="00E4362D">
            <w:pPr>
              <w:spacing w:after="0" w:line="240" w:lineRule="auto"/>
              <w:jc w:val="center"/>
              <w:rPr>
                <w:ins w:id="20" w:author="Don Ferer" w:date="2026-07-31T15:25:00Z"/>
                <w:rFonts w:ascii="Arial Narrow" w:eastAsia="Times New Roman" w:hAnsi="Arial Narrow" w:cs="Arial"/>
                <w:sz w:val="16"/>
                <w:szCs w:val="16"/>
              </w:rPr>
            </w:pPr>
            <w:ins w:id="21" w:author="Don Ferer" w:date="2026-07-31T15:29:00Z">
              <w:r w:rsidRPr="00334580">
                <w:rPr>
                  <w:rFonts w:ascii="Arial Narrow" w:eastAsia="Times New Roman" w:hAnsi="Arial Narrow" w:cs="Arial"/>
                  <w:sz w:val="16"/>
                  <w:szCs w:val="16"/>
                </w:rPr>
                <w:t>9 mois</w:t>
              </w:r>
            </w:ins>
          </w:p>
        </w:tc>
      </w:tr>
      <w:tr w:rsidR="00E4362D" w:rsidRPr="00334580" w14:paraId="6B60E6FE" w14:textId="77777777" w:rsidTr="00F06B2B">
        <w:trPr>
          <w:trHeight w:val="284"/>
          <w:jc w:val="center"/>
          <w:ins w:id="22" w:author="Don Ferer" w:date="2026-07-31T15:25:00Z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C4177" w14:textId="77777777" w:rsidR="00E4362D" w:rsidRPr="00334580" w:rsidRDefault="00E4362D" w:rsidP="00E4362D">
            <w:pPr>
              <w:spacing w:after="0" w:line="240" w:lineRule="auto"/>
              <w:rPr>
                <w:ins w:id="23" w:author="Don Ferer" w:date="2026-07-31T15:25:00Z"/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78416E" w14:textId="602581FC" w:rsidR="00E4362D" w:rsidRPr="00334580" w:rsidRDefault="00E4362D" w:rsidP="00E4362D">
            <w:pPr>
              <w:spacing w:after="0" w:line="240" w:lineRule="auto"/>
              <w:rPr>
                <w:ins w:id="24" w:author="Don Ferer" w:date="2026-07-31T15:25:00Z"/>
                <w:rFonts w:ascii="Arial Narrow" w:eastAsia="Times New Roman" w:hAnsi="Arial Narrow" w:cs="Arial"/>
                <w:sz w:val="16"/>
                <w:szCs w:val="16"/>
              </w:rPr>
            </w:pPr>
            <w:ins w:id="25" w:author="Don Ferer" w:date="2026-07-31T15:29:00Z">
              <w:r>
                <w:rPr>
                  <w:rFonts w:ascii="Arial Narrow" w:eastAsia="Times New Roman" w:hAnsi="Arial Narrow" w:cs="Arial"/>
                  <w:sz w:val="16"/>
                  <w:szCs w:val="16"/>
                </w:rPr>
                <w:t>Pâtissier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72F293" w14:textId="337997E0" w:rsidR="00E4362D" w:rsidRPr="00334580" w:rsidRDefault="00E4362D" w:rsidP="00E4362D">
            <w:pPr>
              <w:spacing w:after="0" w:line="240" w:lineRule="auto"/>
              <w:rPr>
                <w:ins w:id="26" w:author="Don Ferer" w:date="2026-07-31T15:25:00Z"/>
                <w:rFonts w:ascii="Arial Narrow" w:eastAsia="Times New Roman" w:hAnsi="Arial Narrow" w:cs="Arial"/>
                <w:sz w:val="16"/>
                <w:szCs w:val="16"/>
              </w:rPr>
            </w:pPr>
            <w:ins w:id="27" w:author="Don Ferer" w:date="2026-07-31T15:30:00Z">
              <w:r w:rsidRPr="00334580">
                <w:rPr>
                  <w:rFonts w:ascii="Arial Narrow" w:eastAsia="Times New Roman" w:hAnsi="Arial Narrow" w:cs="Arial"/>
                  <w:sz w:val="16"/>
                  <w:szCs w:val="16"/>
                </w:rPr>
                <w:t>Niveau de la classe de 1ère, ou être titulaire du BQP ou du BEP dans la filière ou le corps de métier + 3 ans d'expérience professionnelle prouvé (attestation, certificat de travail)</w:t>
              </w:r>
            </w:ins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D0D489" w14:textId="5AC42FA9" w:rsidR="00E4362D" w:rsidRPr="00334580" w:rsidRDefault="00E4362D" w:rsidP="00E4362D">
            <w:pPr>
              <w:spacing w:after="0" w:line="240" w:lineRule="auto"/>
              <w:jc w:val="center"/>
              <w:rPr>
                <w:ins w:id="28" w:author="Don Ferer" w:date="2026-07-31T15:25:00Z"/>
                <w:rFonts w:ascii="Arial Narrow" w:eastAsia="Times New Roman" w:hAnsi="Arial Narrow" w:cs="Arial"/>
                <w:sz w:val="16"/>
                <w:szCs w:val="16"/>
              </w:rPr>
            </w:pPr>
            <w:ins w:id="29" w:author="Don Ferer" w:date="2026-07-31T15:30:00Z">
              <w:r w:rsidRPr="00334580">
                <w:rPr>
                  <w:rFonts w:ascii="Arial Narrow" w:eastAsia="Times New Roman" w:hAnsi="Arial Narrow" w:cs="Arial"/>
                  <w:sz w:val="16"/>
                  <w:szCs w:val="16"/>
                </w:rPr>
                <w:t>BPT</w:t>
              </w:r>
            </w:ins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764B3B" w14:textId="057845A5" w:rsidR="00E4362D" w:rsidRPr="00334580" w:rsidRDefault="00E4362D" w:rsidP="00E4362D">
            <w:pPr>
              <w:spacing w:after="0" w:line="240" w:lineRule="auto"/>
              <w:jc w:val="center"/>
              <w:rPr>
                <w:ins w:id="30" w:author="Don Ferer" w:date="2026-07-31T15:25:00Z"/>
                <w:rFonts w:ascii="Arial Narrow" w:eastAsia="Times New Roman" w:hAnsi="Arial Narrow" w:cs="Arial"/>
                <w:sz w:val="16"/>
                <w:szCs w:val="16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3110DD" w14:textId="4F04C7F8" w:rsidR="00E4362D" w:rsidRPr="00334580" w:rsidRDefault="00E4362D" w:rsidP="00E4362D">
            <w:pPr>
              <w:spacing w:after="0" w:line="240" w:lineRule="auto"/>
              <w:jc w:val="center"/>
              <w:rPr>
                <w:ins w:id="31" w:author="Don Ferer" w:date="2026-07-31T15:25:00Z"/>
                <w:rFonts w:ascii="Arial Narrow" w:eastAsia="Times New Roman" w:hAnsi="Arial Narrow" w:cs="Arial"/>
                <w:sz w:val="16"/>
                <w:szCs w:val="16"/>
              </w:rPr>
            </w:pPr>
            <w:ins w:id="32" w:author="Don Ferer" w:date="2026-07-31T15:30:00Z">
              <w:r w:rsidRPr="00334580">
                <w:rPr>
                  <w:rFonts w:ascii="Arial Narrow" w:eastAsia="Times New Roman" w:hAnsi="Arial Narrow" w:cs="Arial"/>
                  <w:sz w:val="16"/>
                  <w:szCs w:val="16"/>
                </w:rPr>
                <w:t>10 mois</w:t>
              </w:r>
            </w:ins>
          </w:p>
        </w:tc>
      </w:tr>
      <w:tr w:rsidR="00F574C3" w:rsidRPr="00334580" w14:paraId="7F658F94" w14:textId="77777777" w:rsidTr="00F06B2B">
        <w:trPr>
          <w:trHeight w:val="284"/>
          <w:jc w:val="center"/>
          <w:ins w:id="33" w:author="Don Ferer" w:date="2026-07-31T15:26:00Z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99B4B" w14:textId="77777777" w:rsidR="00F574C3" w:rsidRPr="00334580" w:rsidRDefault="00F574C3" w:rsidP="00F574C3">
            <w:pPr>
              <w:spacing w:after="0" w:line="240" w:lineRule="auto"/>
              <w:rPr>
                <w:ins w:id="34" w:author="Don Ferer" w:date="2026-07-31T15:26:00Z"/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77335C" w14:textId="120966D1" w:rsidR="00F574C3" w:rsidRPr="00334580" w:rsidRDefault="00F574C3" w:rsidP="00F574C3">
            <w:pPr>
              <w:spacing w:after="0" w:line="240" w:lineRule="auto"/>
              <w:rPr>
                <w:ins w:id="35" w:author="Don Ferer" w:date="2026-07-31T15:26:00Z"/>
                <w:rFonts w:ascii="Arial Narrow" w:eastAsia="Times New Roman" w:hAnsi="Arial Narrow" w:cs="Arial"/>
                <w:sz w:val="16"/>
                <w:szCs w:val="16"/>
              </w:rPr>
            </w:pPr>
            <w:ins w:id="36" w:author="Don Ferer" w:date="2026-07-31T15:30:00Z">
              <w:r>
                <w:rPr>
                  <w:rFonts w:ascii="Arial Narrow" w:eastAsia="Times New Roman" w:hAnsi="Arial Narrow" w:cs="Arial"/>
                  <w:sz w:val="16"/>
                  <w:szCs w:val="16"/>
                </w:rPr>
                <w:t>Esthéticien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FA2337" w14:textId="258F1B5F" w:rsidR="00F574C3" w:rsidRPr="00334580" w:rsidRDefault="00F574C3" w:rsidP="00F574C3">
            <w:pPr>
              <w:spacing w:after="0" w:line="240" w:lineRule="auto"/>
              <w:rPr>
                <w:ins w:id="37" w:author="Don Ferer" w:date="2026-07-31T15:26:00Z"/>
                <w:rFonts w:ascii="Arial Narrow" w:eastAsia="Times New Roman" w:hAnsi="Arial Narrow" w:cs="Arial"/>
                <w:sz w:val="16"/>
                <w:szCs w:val="16"/>
              </w:rPr>
            </w:pPr>
            <w:ins w:id="38" w:author="Don Ferer" w:date="2026-07-31T15:31:00Z">
              <w:r w:rsidRPr="00334580">
                <w:rPr>
                  <w:rFonts w:ascii="Arial Narrow" w:eastAsia="Times New Roman" w:hAnsi="Arial Narrow" w:cs="Arial"/>
                  <w:sz w:val="16"/>
                  <w:szCs w:val="16"/>
                </w:rPr>
                <w:t>Niveau 3ème au moins ou être titulaire du CQP ou du CAP d'un métier de la même filière + 3 ans d'expérience professionnelle</w:t>
              </w:r>
            </w:ins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25EA2A" w14:textId="7E19C4E7" w:rsidR="00F574C3" w:rsidRPr="00334580" w:rsidRDefault="00F574C3" w:rsidP="00F574C3">
            <w:pPr>
              <w:spacing w:after="0" w:line="240" w:lineRule="auto"/>
              <w:jc w:val="center"/>
              <w:rPr>
                <w:ins w:id="39" w:author="Don Ferer" w:date="2026-07-31T15:26:00Z"/>
                <w:rFonts w:ascii="Arial Narrow" w:eastAsia="Times New Roman" w:hAnsi="Arial Narrow" w:cs="Arial"/>
                <w:sz w:val="16"/>
                <w:szCs w:val="16"/>
              </w:rPr>
            </w:pPr>
            <w:ins w:id="40" w:author="Don Ferer" w:date="2026-07-31T15:31:00Z">
              <w:r w:rsidRPr="00334580">
                <w:rPr>
                  <w:rFonts w:ascii="Arial Narrow" w:eastAsia="Times New Roman" w:hAnsi="Arial Narrow" w:cs="Arial"/>
                  <w:sz w:val="16"/>
                  <w:szCs w:val="16"/>
                </w:rPr>
                <w:t>BQP</w:t>
              </w:r>
            </w:ins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9550C3" w14:textId="7B7995E3" w:rsidR="00F574C3" w:rsidRPr="00334580" w:rsidRDefault="00DA5231" w:rsidP="00F574C3">
            <w:pPr>
              <w:spacing w:after="0" w:line="240" w:lineRule="auto"/>
              <w:jc w:val="center"/>
              <w:rPr>
                <w:ins w:id="41" w:author="Don Ferer" w:date="2026-07-31T15:26:00Z"/>
                <w:rFonts w:ascii="Arial Narrow" w:eastAsia="Times New Roman" w:hAnsi="Arial Narrow" w:cs="Arial"/>
                <w:sz w:val="16"/>
                <w:szCs w:val="16"/>
              </w:rPr>
            </w:pPr>
            <w:ins w:id="42" w:author="Don Ferer" w:date="2026-07-31T15:34:00Z">
              <w:r w:rsidRPr="00334580">
                <w:rPr>
                  <w:rFonts w:ascii="Arial Narrow" w:eastAsia="Times New Roman" w:hAnsi="Arial Narrow" w:cs="Arial"/>
                  <w:sz w:val="16"/>
                  <w:szCs w:val="16"/>
                </w:rPr>
                <w:t>250 000</w:t>
              </w:r>
            </w:ins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47F3EC" w14:textId="5189F7F4" w:rsidR="00F574C3" w:rsidRPr="00334580" w:rsidRDefault="00F574C3" w:rsidP="00F574C3">
            <w:pPr>
              <w:spacing w:after="0" w:line="240" w:lineRule="auto"/>
              <w:jc w:val="center"/>
              <w:rPr>
                <w:ins w:id="43" w:author="Don Ferer" w:date="2026-07-31T15:26:00Z"/>
                <w:rFonts w:ascii="Arial Narrow" w:eastAsia="Times New Roman" w:hAnsi="Arial Narrow" w:cs="Arial"/>
                <w:sz w:val="16"/>
                <w:szCs w:val="16"/>
              </w:rPr>
            </w:pPr>
            <w:ins w:id="44" w:author="Don Ferer" w:date="2026-07-31T15:31:00Z">
              <w:r w:rsidRPr="00334580">
                <w:rPr>
                  <w:rFonts w:ascii="Arial Narrow" w:eastAsia="Times New Roman" w:hAnsi="Arial Narrow" w:cs="Arial"/>
                  <w:sz w:val="16"/>
                  <w:szCs w:val="16"/>
                </w:rPr>
                <w:t>9 mois</w:t>
              </w:r>
            </w:ins>
          </w:p>
        </w:tc>
      </w:tr>
      <w:tr w:rsidR="00F574C3" w:rsidRPr="00334580" w14:paraId="7FB7D58F" w14:textId="77777777" w:rsidTr="00F06B2B">
        <w:trPr>
          <w:trHeight w:val="284"/>
          <w:jc w:val="center"/>
          <w:ins w:id="45" w:author="Don Ferer" w:date="2026-07-31T15:26:00Z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05C49" w14:textId="77777777" w:rsidR="00F574C3" w:rsidRPr="00334580" w:rsidRDefault="00F574C3" w:rsidP="00F574C3">
            <w:pPr>
              <w:spacing w:after="0" w:line="240" w:lineRule="auto"/>
              <w:rPr>
                <w:ins w:id="46" w:author="Don Ferer" w:date="2026-07-31T15:26:00Z"/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A12E0A" w14:textId="5D560A78" w:rsidR="00F574C3" w:rsidRPr="00334580" w:rsidRDefault="00DA5231" w:rsidP="00F574C3">
            <w:pPr>
              <w:spacing w:after="0" w:line="240" w:lineRule="auto"/>
              <w:rPr>
                <w:ins w:id="47" w:author="Don Ferer" w:date="2026-07-31T15:26:00Z"/>
                <w:rFonts w:ascii="Arial Narrow" w:eastAsia="Times New Roman" w:hAnsi="Arial Narrow" w:cs="Arial"/>
                <w:sz w:val="16"/>
                <w:szCs w:val="16"/>
              </w:rPr>
            </w:pPr>
            <w:ins w:id="48" w:author="Don Ferer" w:date="2026-07-31T15:31:00Z">
              <w:r>
                <w:rPr>
                  <w:rFonts w:ascii="Arial Narrow" w:eastAsia="Times New Roman" w:hAnsi="Arial Narrow" w:cs="Arial"/>
                  <w:sz w:val="16"/>
                  <w:szCs w:val="16"/>
                </w:rPr>
                <w:t>Technicien de maintenance automobile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702773" w14:textId="1C20003C" w:rsidR="00F574C3" w:rsidRPr="00334580" w:rsidRDefault="00F574C3" w:rsidP="00F574C3">
            <w:pPr>
              <w:spacing w:after="0" w:line="240" w:lineRule="auto"/>
              <w:rPr>
                <w:ins w:id="49" w:author="Don Ferer" w:date="2026-07-31T15:26:00Z"/>
                <w:rFonts w:ascii="Arial Narrow" w:eastAsia="Times New Roman" w:hAnsi="Arial Narrow" w:cs="Arial"/>
                <w:sz w:val="16"/>
                <w:szCs w:val="16"/>
              </w:rPr>
            </w:pPr>
            <w:ins w:id="50" w:author="Don Ferer" w:date="2026-07-31T15:31:00Z">
              <w:r w:rsidRPr="00334580">
                <w:rPr>
                  <w:rFonts w:ascii="Arial Narrow" w:eastAsia="Times New Roman" w:hAnsi="Arial Narrow" w:cs="Arial"/>
                  <w:sz w:val="16"/>
                  <w:szCs w:val="16"/>
                </w:rPr>
                <w:t>Niveau de la classe de 1ère, ou être titulaire du BQP ou du BEP dans la filière ou le corps de métier + 3 ans d'expérience professionnelle prouvé (attestation, certificat de travail)</w:t>
              </w:r>
            </w:ins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A63D3E" w14:textId="12B5B552" w:rsidR="00F574C3" w:rsidRPr="00334580" w:rsidRDefault="00F574C3" w:rsidP="00F574C3">
            <w:pPr>
              <w:spacing w:after="0" w:line="240" w:lineRule="auto"/>
              <w:jc w:val="center"/>
              <w:rPr>
                <w:ins w:id="51" w:author="Don Ferer" w:date="2026-07-31T15:26:00Z"/>
                <w:rFonts w:ascii="Arial Narrow" w:eastAsia="Times New Roman" w:hAnsi="Arial Narrow" w:cs="Arial"/>
                <w:sz w:val="16"/>
                <w:szCs w:val="16"/>
              </w:rPr>
            </w:pPr>
            <w:ins w:id="52" w:author="Don Ferer" w:date="2026-07-31T15:31:00Z">
              <w:r w:rsidRPr="00334580">
                <w:rPr>
                  <w:rFonts w:ascii="Arial Narrow" w:eastAsia="Times New Roman" w:hAnsi="Arial Narrow" w:cs="Arial"/>
                  <w:sz w:val="16"/>
                  <w:szCs w:val="16"/>
                </w:rPr>
                <w:t>BPT</w:t>
              </w:r>
            </w:ins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8864E4" w14:textId="3D034CEB" w:rsidR="00F574C3" w:rsidRPr="00334580" w:rsidRDefault="00F574C3" w:rsidP="00F574C3">
            <w:pPr>
              <w:spacing w:after="0" w:line="240" w:lineRule="auto"/>
              <w:jc w:val="center"/>
              <w:rPr>
                <w:ins w:id="53" w:author="Don Ferer" w:date="2026-07-31T15:26:00Z"/>
                <w:rFonts w:ascii="Arial Narrow" w:eastAsia="Times New Roman" w:hAnsi="Arial Narrow" w:cs="Arial"/>
                <w:sz w:val="16"/>
                <w:szCs w:val="16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9351DA" w14:textId="0E71C0EF" w:rsidR="00F574C3" w:rsidRPr="00334580" w:rsidRDefault="00F574C3" w:rsidP="00F574C3">
            <w:pPr>
              <w:spacing w:after="0" w:line="240" w:lineRule="auto"/>
              <w:jc w:val="center"/>
              <w:rPr>
                <w:ins w:id="54" w:author="Don Ferer" w:date="2026-07-31T15:26:00Z"/>
                <w:rFonts w:ascii="Arial Narrow" w:eastAsia="Times New Roman" w:hAnsi="Arial Narrow" w:cs="Arial"/>
                <w:sz w:val="16"/>
                <w:szCs w:val="16"/>
              </w:rPr>
            </w:pPr>
            <w:ins w:id="55" w:author="Don Ferer" w:date="2026-07-31T15:31:00Z">
              <w:r w:rsidRPr="00334580">
                <w:rPr>
                  <w:rFonts w:ascii="Arial Narrow" w:eastAsia="Times New Roman" w:hAnsi="Arial Narrow" w:cs="Arial"/>
                  <w:sz w:val="16"/>
                  <w:szCs w:val="16"/>
                </w:rPr>
                <w:t>10 mois</w:t>
              </w:r>
            </w:ins>
          </w:p>
        </w:tc>
      </w:tr>
      <w:tr w:rsidR="00DA5231" w:rsidRPr="00334580" w14:paraId="79A84AA1" w14:textId="77777777" w:rsidTr="00F06B2B">
        <w:trPr>
          <w:trHeight w:val="284"/>
          <w:jc w:val="center"/>
          <w:ins w:id="56" w:author="Don Ferer" w:date="2026-07-31T15:26:00Z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84696" w14:textId="77777777" w:rsidR="00DA5231" w:rsidRPr="00334580" w:rsidRDefault="00DA5231" w:rsidP="00DA5231">
            <w:pPr>
              <w:spacing w:after="0" w:line="240" w:lineRule="auto"/>
              <w:rPr>
                <w:ins w:id="57" w:author="Don Ferer" w:date="2026-07-31T15:26:00Z"/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98A7F6" w14:textId="026DBC6D" w:rsidR="00DA5231" w:rsidRPr="00334580" w:rsidRDefault="00DA5231" w:rsidP="00DA5231">
            <w:pPr>
              <w:spacing w:after="0" w:line="240" w:lineRule="auto"/>
              <w:rPr>
                <w:ins w:id="58" w:author="Don Ferer" w:date="2026-07-31T15:26:00Z"/>
                <w:rFonts w:ascii="Arial Narrow" w:eastAsia="Times New Roman" w:hAnsi="Arial Narrow" w:cs="Arial"/>
                <w:sz w:val="16"/>
                <w:szCs w:val="16"/>
              </w:rPr>
            </w:pPr>
            <w:ins w:id="59" w:author="Don Ferer" w:date="2026-07-31T15:32:00Z">
              <w:del w:id="60" w:author="USER" w:date="2026-08-02T23:35:00Z" w16du:dateUtc="2026-08-02T23:35:00Z">
                <w:r w:rsidDel="00D06623">
                  <w:rPr>
                    <w:rFonts w:ascii="Arial Narrow" w:eastAsia="Times New Roman" w:hAnsi="Arial Narrow" w:cs="Arial"/>
                    <w:sz w:val="16"/>
                    <w:szCs w:val="16"/>
                  </w:rPr>
                  <w:delText>Serigraphie</w:delText>
                </w:r>
              </w:del>
            </w:ins>
            <w:ins w:id="61" w:author="USER" w:date="2026-08-02T23:35:00Z" w16du:dateUtc="2026-08-02T23:35:00Z">
              <w:r w:rsidR="00D06623">
                <w:rPr>
                  <w:rFonts w:ascii="Arial Narrow" w:eastAsia="Times New Roman" w:hAnsi="Arial Narrow" w:cs="Arial"/>
                  <w:sz w:val="16"/>
                  <w:szCs w:val="16"/>
                </w:rPr>
                <w:t>Sérigraphie</w:t>
              </w:r>
            </w:ins>
            <w:ins w:id="62" w:author="Don Ferer" w:date="2026-07-31T15:32:00Z">
              <w:r>
                <w:rPr>
                  <w:rFonts w:ascii="Arial Narrow" w:eastAsia="Times New Roman" w:hAnsi="Arial Narrow" w:cs="Arial"/>
                  <w:sz w:val="16"/>
                  <w:szCs w:val="16"/>
                </w:rPr>
                <w:t xml:space="preserve"> sur textille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703613" w14:textId="276C77F5" w:rsidR="00DA5231" w:rsidRPr="00334580" w:rsidRDefault="00DA5231" w:rsidP="00DA5231">
            <w:pPr>
              <w:spacing w:after="0" w:line="240" w:lineRule="auto"/>
              <w:rPr>
                <w:ins w:id="63" w:author="Don Ferer" w:date="2026-07-31T15:26:00Z"/>
                <w:rFonts w:ascii="Arial Narrow" w:eastAsia="Times New Roman" w:hAnsi="Arial Narrow" w:cs="Arial"/>
                <w:sz w:val="16"/>
                <w:szCs w:val="16"/>
              </w:rPr>
            </w:pPr>
            <w:ins w:id="64" w:author="Don Ferer" w:date="2026-07-31T15:33:00Z">
              <w:r w:rsidRPr="00334580">
                <w:rPr>
                  <w:rFonts w:ascii="Arial Narrow" w:eastAsia="Times New Roman" w:hAnsi="Arial Narrow" w:cs="Arial"/>
                  <w:sz w:val="16"/>
                  <w:szCs w:val="16"/>
                </w:rPr>
                <w:t>Niveau CM2 au moins</w:t>
              </w:r>
            </w:ins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D74919" w14:textId="256E135B" w:rsidR="00DA5231" w:rsidRPr="00334580" w:rsidRDefault="00DA5231" w:rsidP="00DA5231">
            <w:pPr>
              <w:spacing w:after="0" w:line="240" w:lineRule="auto"/>
              <w:jc w:val="center"/>
              <w:rPr>
                <w:ins w:id="65" w:author="Don Ferer" w:date="2026-07-31T15:26:00Z"/>
                <w:rFonts w:ascii="Arial Narrow" w:eastAsia="Times New Roman" w:hAnsi="Arial Narrow" w:cs="Arial"/>
                <w:sz w:val="16"/>
                <w:szCs w:val="16"/>
              </w:rPr>
            </w:pPr>
            <w:ins w:id="66" w:author="Don Ferer" w:date="2026-07-31T15:33:00Z">
              <w:r w:rsidRPr="00334580">
                <w:rPr>
                  <w:rFonts w:ascii="Arial Narrow" w:eastAsia="Times New Roman" w:hAnsi="Arial Narrow" w:cs="Arial"/>
                  <w:sz w:val="16"/>
                  <w:szCs w:val="16"/>
                </w:rPr>
                <w:t>CQP</w:t>
              </w:r>
            </w:ins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1C27E4" w14:textId="7A2D6BA7" w:rsidR="00DA5231" w:rsidRPr="00334580" w:rsidRDefault="00DA5231" w:rsidP="00DA5231">
            <w:pPr>
              <w:spacing w:after="0" w:line="240" w:lineRule="auto"/>
              <w:jc w:val="center"/>
              <w:rPr>
                <w:ins w:id="67" w:author="Don Ferer" w:date="2026-07-31T15:26:00Z"/>
                <w:rFonts w:ascii="Arial Narrow" w:eastAsia="Times New Roman" w:hAnsi="Arial Narrow" w:cs="Arial"/>
                <w:sz w:val="16"/>
                <w:szCs w:val="16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330736" w14:textId="58DC1E2B" w:rsidR="00DA5231" w:rsidRPr="00334580" w:rsidRDefault="00DA5231" w:rsidP="00DA5231">
            <w:pPr>
              <w:spacing w:after="0" w:line="240" w:lineRule="auto"/>
              <w:jc w:val="center"/>
              <w:rPr>
                <w:ins w:id="68" w:author="Don Ferer" w:date="2026-07-31T15:26:00Z"/>
                <w:rFonts w:ascii="Arial Narrow" w:eastAsia="Times New Roman" w:hAnsi="Arial Narrow" w:cs="Arial"/>
                <w:sz w:val="16"/>
                <w:szCs w:val="16"/>
              </w:rPr>
            </w:pPr>
            <w:ins w:id="69" w:author="Don Ferer" w:date="2026-07-31T15:33:00Z">
              <w:r w:rsidRPr="00334580">
                <w:rPr>
                  <w:rFonts w:ascii="Arial Narrow" w:eastAsia="Times New Roman" w:hAnsi="Arial Narrow" w:cs="Arial"/>
                  <w:sz w:val="16"/>
                  <w:szCs w:val="16"/>
                </w:rPr>
                <w:t>8 mois</w:t>
              </w:r>
            </w:ins>
          </w:p>
        </w:tc>
      </w:tr>
      <w:tr w:rsidR="00DA5231" w:rsidRPr="00334580" w14:paraId="0C0ED734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CA937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4A1D6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Maintenancier automobile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15613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FEDBF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07FDF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64C6D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DA5231" w:rsidRPr="00334580" w14:paraId="188B7A86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2A50E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2E8A5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Electronicien automobile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3E4A0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68A12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B9402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9BE6F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DA5231" w:rsidRPr="00334580" w14:paraId="60B4C253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82F96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65D38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Styliste-modéliste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2EB03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E985F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85CE3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04B47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DA5231" w:rsidRPr="00334580" w14:paraId="08E764BF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FDAB3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5B1C2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Maintenancier des équipements d'impression et de reprographie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14A2C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76D00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D6BF1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2FFAE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DA5231" w:rsidRPr="00334580" w14:paraId="2C7E93EC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09F25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62B48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Electricien du bâtiment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71EA8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FE108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8CD1D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1D03C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DA5231" w:rsidRPr="00334580" w14:paraId="37FA3055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D7D75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2B83D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Monteur /dépanneur en climatisation individuelle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2C19F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AB2DA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C109D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63273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DA5231" w:rsidRPr="00334580" w14:paraId="779B5B0D" w14:textId="77777777" w:rsidTr="00F06B2B">
        <w:trPr>
          <w:trHeight w:val="284"/>
          <w:jc w:val="center"/>
        </w:trPr>
        <w:tc>
          <w:tcPr>
            <w:tcW w:w="983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41CFC75" w14:textId="694B4F03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  <w:t>Centre de formation professionnelle de Cissin</w:t>
            </w:r>
            <w:r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  <w:t xml:space="preserve"> (Ouagadougou)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70DC43C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Couturier homme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62E0053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DCF316A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A7915E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>100</w:t>
            </w: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7807F2A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DA5231" w:rsidRPr="00334580" w14:paraId="1950F6E9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E00F809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63843EB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Menuisier bois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7924F42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2F77C5B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B6A7FAF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>100</w:t>
            </w: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FB12123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DA5231" w:rsidRPr="00334580" w14:paraId="0C327E82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21D0F27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FDB2216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Tailleur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B77471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CFAF3B6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2644CBB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CE083F1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DA5231" w:rsidRPr="00334580" w14:paraId="010B83EB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82BFF6C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AF27C92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Constructeur métallique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3A1B891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E32701C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003CF6C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>275 000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D390F45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DA5231" w:rsidRPr="00334580" w14:paraId="328A6F11" w14:textId="77777777" w:rsidTr="00F06B2B">
        <w:trPr>
          <w:trHeight w:val="284"/>
          <w:jc w:val="center"/>
          <w:ins w:id="70" w:author="Don Ferer" w:date="2026-07-09T09:02:00Z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0DEB882" w14:textId="77777777" w:rsidR="00DA5231" w:rsidRPr="00334580" w:rsidRDefault="00DA5231" w:rsidP="00DA5231">
            <w:pPr>
              <w:spacing w:after="0" w:line="240" w:lineRule="auto"/>
              <w:rPr>
                <w:ins w:id="71" w:author="Don Ferer" w:date="2026-07-09T09:02:00Z"/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B5933CF" w14:textId="0F90BB75" w:rsidR="00DA5231" w:rsidRPr="00D368C3" w:rsidRDefault="00DA5231" w:rsidP="00DA5231">
            <w:pPr>
              <w:spacing w:after="0" w:line="240" w:lineRule="auto"/>
              <w:rPr>
                <w:ins w:id="72" w:author="Don Ferer" w:date="2026-07-09T09:02:00Z"/>
                <w:rFonts w:ascii="Arial Narrow" w:eastAsia="Times New Roman" w:hAnsi="Arial Narrow" w:cs="Arial"/>
                <w:sz w:val="16"/>
                <w:szCs w:val="16"/>
                <w:highlight w:val="yellow"/>
                <w:rPrChange w:id="73" w:author="Don Ferer" w:date="2026-07-09T09:04:00Z">
                  <w:rPr>
                    <w:ins w:id="74" w:author="Don Ferer" w:date="2026-07-09T09:02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75" w:author="Don Ferer" w:date="2026-07-09T09:03:00Z">
              <w:r w:rsidRPr="00D368C3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76" w:author="Don Ferer" w:date="2026-07-09T09:04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Menuisier Métallique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8256B35" w14:textId="3E741E04" w:rsidR="00DA5231" w:rsidRPr="00D368C3" w:rsidRDefault="00DA5231" w:rsidP="00DA5231">
            <w:pPr>
              <w:spacing w:after="0" w:line="240" w:lineRule="auto"/>
              <w:rPr>
                <w:ins w:id="77" w:author="Don Ferer" w:date="2026-07-09T09:02:00Z"/>
                <w:rFonts w:ascii="Arial Narrow" w:eastAsia="Times New Roman" w:hAnsi="Arial Narrow" w:cs="Arial"/>
                <w:sz w:val="16"/>
                <w:szCs w:val="16"/>
                <w:highlight w:val="yellow"/>
                <w:rPrChange w:id="78" w:author="Don Ferer" w:date="2026-07-09T09:04:00Z">
                  <w:rPr>
                    <w:ins w:id="79" w:author="Don Ferer" w:date="2026-07-09T09:02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80" w:author="Don Ferer" w:date="2026-07-09T09:03:00Z">
              <w:r w:rsidRPr="00D368C3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81" w:author="Don Ferer" w:date="2026-07-09T09:04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Niveau CM2 au moins</w:t>
              </w:r>
            </w:ins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E8EB661" w14:textId="07B0673C" w:rsidR="00DA5231" w:rsidRPr="00D368C3" w:rsidRDefault="00DA5231" w:rsidP="00DA5231">
            <w:pPr>
              <w:spacing w:after="0" w:line="240" w:lineRule="auto"/>
              <w:jc w:val="center"/>
              <w:rPr>
                <w:ins w:id="82" w:author="Don Ferer" w:date="2026-07-09T09:02:00Z"/>
                <w:rFonts w:ascii="Arial Narrow" w:eastAsia="Times New Roman" w:hAnsi="Arial Narrow" w:cs="Arial"/>
                <w:sz w:val="16"/>
                <w:szCs w:val="16"/>
                <w:highlight w:val="yellow"/>
                <w:rPrChange w:id="83" w:author="Don Ferer" w:date="2026-07-09T09:04:00Z">
                  <w:rPr>
                    <w:ins w:id="84" w:author="Don Ferer" w:date="2026-07-09T09:02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85" w:author="Don Ferer" w:date="2026-07-09T09:03:00Z">
              <w:r w:rsidRPr="00D368C3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86" w:author="Don Ferer" w:date="2026-07-09T09:04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CQP</w:t>
              </w:r>
            </w:ins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3F7972E" w14:textId="49912854" w:rsidR="00DA5231" w:rsidRPr="00D368C3" w:rsidRDefault="00DA5231" w:rsidP="00DA5231">
            <w:pPr>
              <w:spacing w:after="0" w:line="240" w:lineRule="auto"/>
              <w:jc w:val="center"/>
              <w:rPr>
                <w:ins w:id="87" w:author="Don Ferer" w:date="2026-07-09T09:02:00Z"/>
                <w:rFonts w:ascii="Arial Narrow" w:eastAsia="Times New Roman" w:hAnsi="Arial Narrow" w:cs="Arial"/>
                <w:sz w:val="16"/>
                <w:szCs w:val="16"/>
                <w:highlight w:val="yellow"/>
                <w:rPrChange w:id="88" w:author="Don Ferer" w:date="2026-07-09T09:04:00Z">
                  <w:rPr>
                    <w:ins w:id="89" w:author="Don Ferer" w:date="2026-07-09T09:02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90" w:author="Don Ferer" w:date="2026-07-27T00:25:00Z">
              <w:r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</w:rPr>
                <w:t>100 000</w:t>
              </w:r>
            </w:ins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C6FA7F1" w14:textId="4654F76D" w:rsidR="00DA5231" w:rsidRPr="00D368C3" w:rsidRDefault="00DA5231" w:rsidP="00DA5231">
            <w:pPr>
              <w:spacing w:after="0" w:line="240" w:lineRule="auto"/>
              <w:jc w:val="center"/>
              <w:rPr>
                <w:ins w:id="91" w:author="Don Ferer" w:date="2026-07-09T09:02:00Z"/>
                <w:rFonts w:ascii="Arial Narrow" w:eastAsia="Times New Roman" w:hAnsi="Arial Narrow" w:cs="Arial"/>
                <w:sz w:val="16"/>
                <w:szCs w:val="16"/>
                <w:highlight w:val="yellow"/>
                <w:rPrChange w:id="92" w:author="Don Ferer" w:date="2026-07-09T09:04:00Z">
                  <w:rPr>
                    <w:ins w:id="93" w:author="Don Ferer" w:date="2026-07-09T09:02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94" w:author="Don Ferer" w:date="2026-07-09T09:03:00Z">
              <w:r w:rsidRPr="00D368C3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95" w:author="Don Ferer" w:date="2026-07-09T09:04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8 mois</w:t>
              </w:r>
            </w:ins>
          </w:p>
        </w:tc>
      </w:tr>
      <w:tr w:rsidR="00DA5231" w:rsidRPr="00334580" w14:paraId="1E3C48C8" w14:textId="77777777" w:rsidTr="00A829C1">
        <w:tblPrEx>
          <w:tblW w:w="5165" w:type="pct"/>
          <w:jc w:val="center"/>
          <w:tblCellMar>
            <w:left w:w="70" w:type="dxa"/>
            <w:right w:w="70" w:type="dxa"/>
          </w:tblCellMar>
          <w:tblPrExChange w:id="96" w:author="Don Ferer" w:date="2026-07-31T15:14:00Z">
            <w:tblPrEx>
              <w:tblW w:w="5165" w:type="pct"/>
              <w:jc w:val="center"/>
              <w:tblCellMar>
                <w:left w:w="70" w:type="dxa"/>
                <w:right w:w="70" w:type="dxa"/>
              </w:tblCellMar>
            </w:tblPrEx>
          </w:tblPrExChange>
        </w:tblPrEx>
        <w:trPr>
          <w:trHeight w:val="284"/>
          <w:jc w:val="center"/>
          <w:trPrChange w:id="97" w:author="Don Ferer" w:date="2026-07-31T15:14:00Z">
            <w:trPr>
              <w:gridBefore w:val="2"/>
              <w:trHeight w:val="284"/>
              <w:jc w:val="center"/>
            </w:trPr>
          </w:trPrChange>
        </w:trPr>
        <w:tc>
          <w:tcPr>
            <w:tcW w:w="98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tcPrChange w:id="98" w:author="Don Ferer" w:date="2026-07-31T15:14:00Z">
              <w:tcPr>
                <w:tcW w:w="983" w:type="pct"/>
                <w:gridSpan w:val="3"/>
                <w:vMerge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31D07200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tcPrChange w:id="99" w:author="Don Ferer" w:date="2026-07-31T15:14:00Z">
              <w:tcPr>
                <w:tcW w:w="111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24B23EDC" w14:textId="77777777" w:rsidR="00DA5231" w:rsidRPr="002C4C16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 xml:space="preserve">Maçon polyvalent 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tcPrChange w:id="100" w:author="Don Ferer" w:date="2026-07-31T15:14:00Z">
              <w:tcPr>
                <w:tcW w:w="1479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652244E1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tcPrChange w:id="101" w:author="Don Ferer" w:date="2026-07-31T15:14:00Z">
              <w:tcPr>
                <w:tcW w:w="573" w:type="pct"/>
                <w:gridSpan w:val="4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6EB94619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tcPrChange w:id="102" w:author="Don Ferer" w:date="2026-07-31T15:14:00Z">
              <w:tcPr>
                <w:tcW w:w="513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54C32F88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tcPrChange w:id="103" w:author="Don Ferer" w:date="2026-07-31T15:14:00Z">
              <w:tcPr>
                <w:tcW w:w="33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5F035763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DA5231" w:rsidRPr="00334580" w14:paraId="6A538540" w14:textId="77777777" w:rsidTr="00A829C1">
        <w:tblPrEx>
          <w:tblW w:w="5165" w:type="pct"/>
          <w:jc w:val="center"/>
          <w:tblCellMar>
            <w:left w:w="70" w:type="dxa"/>
            <w:right w:w="70" w:type="dxa"/>
          </w:tblCellMar>
          <w:tblPrExChange w:id="104" w:author="Don Ferer" w:date="2026-07-31T15:14:00Z">
            <w:tblPrEx>
              <w:tblW w:w="5165" w:type="pct"/>
              <w:jc w:val="center"/>
              <w:tblCellMar>
                <w:left w:w="70" w:type="dxa"/>
                <w:right w:w="70" w:type="dxa"/>
              </w:tblCellMar>
            </w:tblPrEx>
          </w:tblPrExChange>
        </w:tblPrEx>
        <w:trPr>
          <w:trHeight w:val="284"/>
          <w:jc w:val="center"/>
          <w:trPrChange w:id="105" w:author="Don Ferer" w:date="2026-07-31T15:14:00Z">
            <w:trPr>
              <w:gridBefore w:val="2"/>
              <w:trHeight w:val="284"/>
              <w:jc w:val="center"/>
            </w:trPr>
          </w:trPrChange>
        </w:trPr>
        <w:tc>
          <w:tcPr>
            <w:tcW w:w="98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06" w:author="Don Ferer" w:date="2026-07-31T15:14:00Z">
              <w:tcPr>
                <w:tcW w:w="983" w:type="pct"/>
                <w:gridSpan w:val="3"/>
                <w:vMerge w:val="restart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09C0F601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  <w:t>Centre Provincial de Formation Professionnelle de Koupéla</w:t>
            </w:r>
          </w:p>
        </w:tc>
        <w:tc>
          <w:tcPr>
            <w:tcW w:w="11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07" w:author="Don Ferer" w:date="2026-07-31T15:14:00Z">
              <w:tcPr>
                <w:tcW w:w="111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4AAA3391" w14:textId="77777777" w:rsidR="00DA5231" w:rsidRPr="00775514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  <w:highlight w:val="green"/>
                <w:rPrChange w:id="108" w:author="Don Ferer" w:date="2026-07-29T16:26:00Z">
                  <w:rPr>
                    <w:rFonts w:ascii="Arial Narrow" w:eastAsia="Times New Roman" w:hAnsi="Arial Narrow" w:cs="Arial"/>
                    <w:color w:val="auto"/>
                    <w:sz w:val="16"/>
                    <w:szCs w:val="16"/>
                  </w:rPr>
                </w:rPrChange>
              </w:rPr>
            </w:pPr>
            <w:r w:rsidRPr="00775514">
              <w:rPr>
                <w:rFonts w:ascii="Arial Narrow" w:eastAsia="Times New Roman" w:hAnsi="Arial Narrow" w:cs="Arial"/>
                <w:color w:val="auto"/>
                <w:sz w:val="16"/>
                <w:szCs w:val="16"/>
                <w:highlight w:val="green"/>
                <w:rPrChange w:id="109" w:author="Don Ferer" w:date="2026-07-29T16:26:00Z">
                  <w:rPr>
                    <w:rFonts w:ascii="Arial Narrow" w:eastAsia="Times New Roman" w:hAnsi="Arial Narrow" w:cs="Arial"/>
                    <w:color w:val="auto"/>
                    <w:sz w:val="16"/>
                    <w:szCs w:val="16"/>
                  </w:rPr>
                </w:rPrChange>
              </w:rPr>
              <w:t>Aide-électricien</w:t>
            </w:r>
          </w:p>
        </w:tc>
        <w:tc>
          <w:tcPr>
            <w:tcW w:w="1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10" w:author="Don Ferer" w:date="2026-07-31T15:14:00Z">
              <w:tcPr>
                <w:tcW w:w="1479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7E892C25" w14:textId="77777777" w:rsidR="00DA5231" w:rsidRPr="003C11CD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  <w:highlight w:val="green"/>
                <w:rPrChange w:id="111" w:author="Don Ferer" w:date="2026-07-30T08:23:00Z">
                  <w:rPr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r w:rsidRPr="003C11CD">
              <w:rPr>
                <w:rFonts w:ascii="Arial Narrow" w:eastAsia="Times New Roman" w:hAnsi="Arial Narrow" w:cs="Arial"/>
                <w:sz w:val="16"/>
                <w:szCs w:val="16"/>
                <w:highlight w:val="green"/>
                <w:rPrChange w:id="112" w:author="Don Ferer" w:date="2026-07-30T08:23:00Z">
                  <w:rPr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  <w:t>Niveau CM2 au moins</w:t>
            </w:r>
          </w:p>
        </w:tc>
        <w:tc>
          <w:tcPr>
            <w:tcW w:w="5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13" w:author="Don Ferer" w:date="2026-07-31T15:14:00Z">
              <w:tcPr>
                <w:tcW w:w="573" w:type="pct"/>
                <w:gridSpan w:val="4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6F6F8BE9" w14:textId="77777777" w:rsidR="00DA5231" w:rsidRPr="003C11CD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green"/>
                <w:rPrChange w:id="114" w:author="Don Ferer" w:date="2026-07-30T08:23:00Z">
                  <w:rPr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r w:rsidRPr="003C11CD">
              <w:rPr>
                <w:rFonts w:ascii="Arial Narrow" w:eastAsia="Times New Roman" w:hAnsi="Arial Narrow" w:cs="Arial"/>
                <w:sz w:val="16"/>
                <w:szCs w:val="16"/>
                <w:highlight w:val="green"/>
                <w:rPrChange w:id="115" w:author="Don Ferer" w:date="2026-07-30T08:23:00Z">
                  <w:rPr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  <w:t>CQP</w:t>
            </w:r>
          </w:p>
        </w:tc>
        <w:tc>
          <w:tcPr>
            <w:tcW w:w="51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16" w:author="Don Ferer" w:date="2026-07-31T15:14:00Z">
              <w:tcPr>
                <w:tcW w:w="513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25576F3E" w14:textId="77777777" w:rsidR="00DA5231" w:rsidRPr="003C11CD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green"/>
                <w:rPrChange w:id="117" w:author="Don Ferer" w:date="2026-07-30T08:23:00Z">
                  <w:rPr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r w:rsidRPr="003C11CD">
              <w:rPr>
                <w:rFonts w:ascii="Arial Narrow" w:eastAsia="Times New Roman" w:hAnsi="Arial Narrow" w:cs="Arial"/>
                <w:sz w:val="16"/>
                <w:szCs w:val="16"/>
                <w:highlight w:val="green"/>
                <w:rPrChange w:id="118" w:author="Don Ferer" w:date="2026-07-30T08:23:00Z">
                  <w:rPr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  <w:t>35 000</w:t>
            </w:r>
          </w:p>
        </w:tc>
        <w:tc>
          <w:tcPr>
            <w:tcW w:w="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19" w:author="Don Ferer" w:date="2026-07-31T15:14:00Z">
              <w:tcPr>
                <w:tcW w:w="33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26537245" w14:textId="77777777" w:rsidR="00DA5231" w:rsidRPr="003C11CD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green"/>
                <w:rPrChange w:id="120" w:author="Don Ferer" w:date="2026-07-30T08:23:00Z">
                  <w:rPr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r w:rsidRPr="003C11CD">
              <w:rPr>
                <w:rFonts w:ascii="Arial Narrow" w:eastAsia="Times New Roman" w:hAnsi="Arial Narrow" w:cs="Arial"/>
                <w:sz w:val="16"/>
                <w:szCs w:val="16"/>
                <w:highlight w:val="green"/>
                <w:rPrChange w:id="121" w:author="Don Ferer" w:date="2026-07-30T08:23:00Z">
                  <w:rPr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  <w:t>8 mois</w:t>
            </w:r>
          </w:p>
        </w:tc>
      </w:tr>
      <w:tr w:rsidR="00DA5231" w:rsidRPr="00334580" w14:paraId="06107E44" w14:textId="77777777" w:rsidTr="00A829C1">
        <w:tblPrEx>
          <w:tblW w:w="5165" w:type="pct"/>
          <w:jc w:val="center"/>
          <w:tblCellMar>
            <w:left w:w="70" w:type="dxa"/>
            <w:right w:w="70" w:type="dxa"/>
          </w:tblCellMar>
          <w:tblPrExChange w:id="122" w:author="Don Ferer" w:date="2026-07-31T15:14:00Z">
            <w:tblPrEx>
              <w:tblW w:w="5165" w:type="pct"/>
              <w:jc w:val="center"/>
              <w:tblCellMar>
                <w:left w:w="70" w:type="dxa"/>
                <w:right w:w="70" w:type="dxa"/>
              </w:tblCellMar>
            </w:tblPrEx>
          </w:tblPrExChange>
        </w:tblPrEx>
        <w:trPr>
          <w:trHeight w:val="400"/>
          <w:jc w:val="center"/>
          <w:ins w:id="123" w:author="Don Ferer" w:date="2026-07-10T16:27:00Z"/>
          <w:trPrChange w:id="124" w:author="Don Ferer" w:date="2026-07-31T15:14:00Z">
            <w:trPr>
              <w:gridBefore w:val="2"/>
              <w:trHeight w:val="568"/>
              <w:jc w:val="center"/>
            </w:trPr>
          </w:trPrChange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PrChange w:id="125" w:author="Don Ferer" w:date="2026-07-31T15:14:00Z">
              <w:tcPr>
                <w:tcW w:w="983" w:type="pct"/>
                <w:gridSpan w:val="3"/>
                <w:vMerge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00160643" w14:textId="77777777" w:rsidR="00DA5231" w:rsidRPr="00334580" w:rsidRDefault="00DA5231" w:rsidP="00DA5231">
            <w:pPr>
              <w:spacing w:after="0" w:line="240" w:lineRule="auto"/>
              <w:rPr>
                <w:ins w:id="126" w:author="Don Ferer" w:date="2026-07-10T16:27:00Z"/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127" w:author="Don Ferer" w:date="2026-07-31T15:14:00Z">
              <w:tcPr>
                <w:tcW w:w="1116" w:type="pct"/>
                <w:gridSpan w:val="3"/>
                <w:tcBorders>
                  <w:top w:val="nil"/>
                  <w:left w:val="nil"/>
                  <w:right w:val="single" w:sz="4" w:space="0" w:color="auto"/>
                </w:tcBorders>
                <w:vAlign w:val="center"/>
              </w:tcPr>
            </w:tcPrChange>
          </w:tcPr>
          <w:p w14:paraId="67FADB1B" w14:textId="46F77212" w:rsidR="00DA5231" w:rsidRPr="00775514" w:rsidRDefault="00DA5231" w:rsidP="00DA5231">
            <w:pPr>
              <w:spacing w:after="0" w:line="240" w:lineRule="auto"/>
              <w:rPr>
                <w:ins w:id="128" w:author="Don Ferer" w:date="2026-07-10T16:27:00Z"/>
                <w:rFonts w:ascii="Arial Narrow" w:eastAsia="Times New Roman" w:hAnsi="Arial Narrow" w:cs="Arial"/>
                <w:color w:val="auto"/>
                <w:sz w:val="16"/>
                <w:szCs w:val="16"/>
                <w:highlight w:val="green"/>
                <w:rPrChange w:id="129" w:author="Don Ferer" w:date="2026-07-29T16:26:00Z">
                  <w:rPr>
                    <w:ins w:id="130" w:author="Don Ferer" w:date="2026-07-10T16:27:00Z"/>
                    <w:rFonts w:ascii="Arial Narrow" w:eastAsia="Times New Roman" w:hAnsi="Arial Narrow" w:cs="Arial"/>
                    <w:color w:val="auto"/>
                    <w:sz w:val="16"/>
                    <w:szCs w:val="16"/>
                  </w:rPr>
                </w:rPrChange>
              </w:rPr>
            </w:pPr>
            <w:ins w:id="131" w:author="Don Ferer" w:date="2026-07-10T16:27:00Z">
              <w:r w:rsidRPr="00775514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132" w:author="Don Ferer" w:date="2026-07-29T16:26:00Z">
                    <w:rPr>
                      <w:rFonts w:ascii="Arial Narrow" w:eastAsia="Times New Roman" w:hAnsi="Arial Narrow" w:cs="Arial"/>
                      <w:sz w:val="16"/>
                      <w:szCs w:val="16"/>
                      <w:highlight w:val="yellow"/>
                    </w:rPr>
                  </w:rPrChange>
                </w:rPr>
                <w:t>Couturier dame</w:t>
              </w:r>
            </w:ins>
          </w:p>
        </w:tc>
        <w:tc>
          <w:tcPr>
            <w:tcW w:w="1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133" w:author="Don Ferer" w:date="2026-07-31T15:14:00Z">
              <w:tcPr>
                <w:tcW w:w="1479" w:type="pct"/>
                <w:gridSpan w:val="3"/>
                <w:tcBorders>
                  <w:top w:val="nil"/>
                  <w:left w:val="nil"/>
                  <w:right w:val="single" w:sz="4" w:space="0" w:color="auto"/>
                </w:tcBorders>
                <w:vAlign w:val="center"/>
              </w:tcPr>
            </w:tcPrChange>
          </w:tcPr>
          <w:p w14:paraId="1DB47F71" w14:textId="1DDFEC31" w:rsidR="00DA5231" w:rsidRPr="005279C3" w:rsidRDefault="00DA5231" w:rsidP="00DA5231">
            <w:pPr>
              <w:spacing w:after="0" w:line="240" w:lineRule="auto"/>
              <w:rPr>
                <w:ins w:id="134" w:author="Don Ferer" w:date="2026-07-10T16:27:00Z"/>
                <w:rFonts w:ascii="Arial Narrow" w:eastAsia="Times New Roman" w:hAnsi="Arial Narrow" w:cs="Arial"/>
                <w:sz w:val="16"/>
                <w:szCs w:val="16"/>
                <w:highlight w:val="green"/>
                <w:rPrChange w:id="135" w:author="Don Ferer" w:date="2026-07-30T13:36:00Z">
                  <w:rPr>
                    <w:ins w:id="136" w:author="Don Ferer" w:date="2026-07-10T16:27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137" w:author="Don Ferer" w:date="2026-07-10T16:27:00Z">
              <w:r w:rsidRPr="005279C3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138" w:author="Don Ferer" w:date="2026-07-30T13:36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Niveau CM2 au moins</w:t>
              </w:r>
            </w:ins>
          </w:p>
        </w:tc>
        <w:tc>
          <w:tcPr>
            <w:tcW w:w="5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139" w:author="Don Ferer" w:date="2026-07-31T15:14:00Z">
              <w:tcPr>
                <w:tcW w:w="573" w:type="pct"/>
                <w:gridSpan w:val="4"/>
                <w:tcBorders>
                  <w:top w:val="nil"/>
                  <w:left w:val="nil"/>
                  <w:right w:val="single" w:sz="4" w:space="0" w:color="auto"/>
                </w:tcBorders>
                <w:vAlign w:val="center"/>
              </w:tcPr>
            </w:tcPrChange>
          </w:tcPr>
          <w:p w14:paraId="3089D0FE" w14:textId="3274CA80" w:rsidR="00DA5231" w:rsidRPr="005279C3" w:rsidRDefault="00DA5231" w:rsidP="00DA5231">
            <w:pPr>
              <w:spacing w:after="0" w:line="240" w:lineRule="auto"/>
              <w:jc w:val="center"/>
              <w:rPr>
                <w:ins w:id="140" w:author="Don Ferer" w:date="2026-07-10T16:27:00Z"/>
                <w:rFonts w:ascii="Arial Narrow" w:eastAsia="Times New Roman" w:hAnsi="Arial Narrow" w:cs="Arial"/>
                <w:sz w:val="16"/>
                <w:szCs w:val="16"/>
                <w:highlight w:val="green"/>
                <w:rPrChange w:id="141" w:author="Don Ferer" w:date="2026-07-30T13:36:00Z">
                  <w:rPr>
                    <w:ins w:id="142" w:author="Don Ferer" w:date="2026-07-10T16:27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143" w:author="Don Ferer" w:date="2026-07-10T16:27:00Z">
              <w:r w:rsidRPr="005279C3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144" w:author="Don Ferer" w:date="2026-07-30T13:36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CQP</w:t>
              </w:r>
            </w:ins>
          </w:p>
        </w:tc>
        <w:tc>
          <w:tcPr>
            <w:tcW w:w="51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145" w:author="Don Ferer" w:date="2026-07-31T15:14:00Z">
              <w:tcPr>
                <w:tcW w:w="513" w:type="pct"/>
                <w:gridSpan w:val="3"/>
                <w:tcBorders>
                  <w:top w:val="nil"/>
                  <w:left w:val="nil"/>
                  <w:right w:val="single" w:sz="4" w:space="0" w:color="auto"/>
                </w:tcBorders>
                <w:vAlign w:val="center"/>
              </w:tcPr>
            </w:tcPrChange>
          </w:tcPr>
          <w:p w14:paraId="322369EE" w14:textId="45895AE7" w:rsidR="00DA5231" w:rsidRPr="005279C3" w:rsidRDefault="00DA5231" w:rsidP="00DA5231">
            <w:pPr>
              <w:spacing w:after="0" w:line="240" w:lineRule="auto"/>
              <w:jc w:val="center"/>
              <w:rPr>
                <w:ins w:id="146" w:author="Don Ferer" w:date="2026-07-10T16:27:00Z"/>
                <w:rFonts w:ascii="Arial Narrow" w:eastAsia="Times New Roman" w:hAnsi="Arial Narrow" w:cs="Arial"/>
                <w:sz w:val="16"/>
                <w:szCs w:val="16"/>
                <w:highlight w:val="green"/>
                <w:rPrChange w:id="147" w:author="Don Ferer" w:date="2026-07-30T13:36:00Z">
                  <w:rPr>
                    <w:ins w:id="148" w:author="Don Ferer" w:date="2026-07-10T16:27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149" w:author="Don Ferer" w:date="2026-07-10T16:27:00Z">
              <w:r w:rsidRPr="005279C3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150" w:author="Don Ferer" w:date="2026-07-30T13:36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35 000</w:t>
              </w:r>
            </w:ins>
          </w:p>
        </w:tc>
        <w:tc>
          <w:tcPr>
            <w:tcW w:w="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151" w:author="Don Ferer" w:date="2026-07-31T15:14:00Z">
              <w:tcPr>
                <w:tcW w:w="336" w:type="pct"/>
                <w:gridSpan w:val="3"/>
                <w:tcBorders>
                  <w:top w:val="nil"/>
                  <w:left w:val="nil"/>
                  <w:right w:val="single" w:sz="4" w:space="0" w:color="auto"/>
                </w:tcBorders>
                <w:vAlign w:val="center"/>
              </w:tcPr>
            </w:tcPrChange>
          </w:tcPr>
          <w:p w14:paraId="13A39825" w14:textId="417137EB" w:rsidR="00DA5231" w:rsidRPr="005279C3" w:rsidRDefault="00DA5231" w:rsidP="00DA5231">
            <w:pPr>
              <w:spacing w:after="0" w:line="240" w:lineRule="auto"/>
              <w:jc w:val="center"/>
              <w:rPr>
                <w:ins w:id="152" w:author="Don Ferer" w:date="2026-07-10T16:27:00Z"/>
                <w:rFonts w:ascii="Arial Narrow" w:eastAsia="Times New Roman" w:hAnsi="Arial Narrow" w:cs="Arial"/>
                <w:sz w:val="16"/>
                <w:szCs w:val="16"/>
                <w:highlight w:val="green"/>
                <w:rPrChange w:id="153" w:author="Don Ferer" w:date="2026-07-30T13:36:00Z">
                  <w:rPr>
                    <w:ins w:id="154" w:author="Don Ferer" w:date="2026-07-10T16:27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155" w:author="Don Ferer" w:date="2026-07-10T16:27:00Z">
              <w:r w:rsidRPr="005279C3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156" w:author="Don Ferer" w:date="2026-07-30T13:36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8 mois</w:t>
              </w:r>
            </w:ins>
          </w:p>
        </w:tc>
      </w:tr>
      <w:tr w:rsidR="00DA5231" w:rsidRPr="00334580" w14:paraId="3EE743A9" w14:textId="77777777" w:rsidTr="00A829C1">
        <w:tblPrEx>
          <w:tblW w:w="5165" w:type="pct"/>
          <w:jc w:val="center"/>
          <w:tblCellMar>
            <w:left w:w="70" w:type="dxa"/>
            <w:right w:w="70" w:type="dxa"/>
          </w:tblCellMar>
          <w:tblPrExChange w:id="157" w:author="Don Ferer" w:date="2026-07-31T15:14:00Z">
            <w:tblPrEx>
              <w:tblW w:w="5165" w:type="pct"/>
              <w:jc w:val="center"/>
              <w:tblCellMar>
                <w:left w:w="70" w:type="dxa"/>
                <w:right w:w="70" w:type="dxa"/>
              </w:tblCellMar>
            </w:tblPrEx>
          </w:tblPrExChange>
        </w:tblPrEx>
        <w:trPr>
          <w:trHeight w:val="284"/>
          <w:jc w:val="center"/>
          <w:trPrChange w:id="158" w:author="Don Ferer" w:date="2026-07-31T15:14:00Z">
            <w:trPr>
              <w:gridBefore w:val="2"/>
              <w:trHeight w:val="284"/>
              <w:jc w:val="center"/>
            </w:trPr>
          </w:trPrChange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59" w:author="Don Ferer" w:date="2026-07-31T15:14:00Z">
              <w:tcPr>
                <w:tcW w:w="983" w:type="pct"/>
                <w:gridSpan w:val="3"/>
                <w:vMerge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212BCD55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60" w:author="Don Ferer" w:date="2026-07-31T15:14:00Z">
              <w:tcPr>
                <w:tcW w:w="111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2870EAA1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Mécanicien automobile</w:t>
            </w:r>
          </w:p>
        </w:tc>
        <w:tc>
          <w:tcPr>
            <w:tcW w:w="1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61" w:author="Don Ferer" w:date="2026-07-31T15:14:00Z">
              <w:tcPr>
                <w:tcW w:w="1479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0EE5F789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62" w:author="Don Ferer" w:date="2026-07-31T15:14:00Z">
              <w:tcPr>
                <w:tcW w:w="573" w:type="pct"/>
                <w:gridSpan w:val="4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2755FC77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63" w:author="Don Ferer" w:date="2026-07-31T15:14:00Z">
              <w:tcPr>
                <w:tcW w:w="513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28C335D4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64" w:author="Don Ferer" w:date="2026-07-31T15:14:00Z">
              <w:tcPr>
                <w:tcW w:w="33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63F4BC43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DA5231" w:rsidRPr="00334580" w14:paraId="0BB0F331" w14:textId="77777777" w:rsidTr="00F06B2B">
        <w:trPr>
          <w:trHeight w:val="284"/>
          <w:jc w:val="center"/>
        </w:trPr>
        <w:tc>
          <w:tcPr>
            <w:tcW w:w="98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91B84C2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  <w:t>Centre Provincial de Formation Professionnelle de Pô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FC0E290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Plombier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5C09137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78FE231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5E54B44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88544E5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DA5231" w:rsidRPr="00334580" w14:paraId="0FC18540" w14:textId="77777777" w:rsidTr="005B46E8">
        <w:tblPrEx>
          <w:tblW w:w="5165" w:type="pct"/>
          <w:jc w:val="center"/>
          <w:tblCellMar>
            <w:left w:w="70" w:type="dxa"/>
            <w:right w:w="70" w:type="dxa"/>
          </w:tblCellMar>
          <w:tblPrExChange w:id="165" w:author="Don Ferer" w:date="2026-07-10T16:35:00Z">
            <w:tblPrEx>
              <w:tblW w:w="5165" w:type="pct"/>
              <w:jc w:val="center"/>
              <w:tblCellMar>
                <w:left w:w="70" w:type="dxa"/>
                <w:right w:w="70" w:type="dxa"/>
              </w:tblCellMar>
            </w:tblPrEx>
          </w:tblPrExChange>
        </w:tblPrEx>
        <w:trPr>
          <w:trHeight w:val="284"/>
          <w:jc w:val="center"/>
          <w:trPrChange w:id="166" w:author="Don Ferer" w:date="2026-07-10T16:35:00Z">
            <w:trPr>
              <w:gridAfter w:val="0"/>
              <w:trHeight w:val="284"/>
              <w:jc w:val="center"/>
            </w:trPr>
          </w:trPrChange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  <w:tcPrChange w:id="167" w:author="Don Ferer" w:date="2026-07-10T16:35:00Z">
              <w:tcPr>
                <w:tcW w:w="983" w:type="pct"/>
                <w:gridSpan w:val="3"/>
                <w:vMerge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  <w:hideMark/>
              </w:tcPr>
            </w:tcPrChange>
          </w:tcPr>
          <w:p w14:paraId="1E6E44CB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  <w:tcPrChange w:id="168" w:author="Don Ferer" w:date="2026-07-10T16:35:00Z">
              <w:tcPr>
                <w:tcW w:w="111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  <w:hideMark/>
              </w:tcPr>
            </w:tcPrChange>
          </w:tcPr>
          <w:p w14:paraId="0751D6BF" w14:textId="10A758D3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del w:id="169" w:author="Don Ferer" w:date="2026-07-10T16:36:00Z">
              <w:r w:rsidRPr="00334580" w:rsidDel="005B46E8">
                <w:rPr>
                  <w:rFonts w:ascii="Arial Narrow" w:eastAsia="Times New Roman" w:hAnsi="Arial Narrow" w:cs="Arial"/>
                  <w:color w:val="auto"/>
                  <w:sz w:val="16"/>
                  <w:szCs w:val="16"/>
                </w:rPr>
                <w:delText>Mécanicien automobile</w:delText>
              </w:r>
            </w:del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tcPrChange w:id="170" w:author="Don Ferer" w:date="2026-07-10T16:35:00Z">
              <w:tcPr>
                <w:tcW w:w="1479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69A81D4C" w14:textId="206137C8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del w:id="171" w:author="Don Ferer" w:date="2026-07-10T16:35:00Z">
              <w:r w:rsidRPr="00334580" w:rsidDel="005B46E8">
                <w:rPr>
                  <w:rFonts w:ascii="Arial Narrow" w:eastAsia="Times New Roman" w:hAnsi="Arial Narrow" w:cs="Arial"/>
                  <w:sz w:val="16"/>
                  <w:szCs w:val="16"/>
                </w:rPr>
                <w:delText>Niveau CM2 au moins</w:delText>
              </w:r>
            </w:del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tcPrChange w:id="172" w:author="Don Ferer" w:date="2026-07-10T16:35:00Z">
              <w:tcPr>
                <w:tcW w:w="573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7178EA7C" w14:textId="3ACB329B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del w:id="173" w:author="Don Ferer" w:date="2026-07-10T16:35:00Z">
              <w:r w:rsidRPr="00334580" w:rsidDel="005B46E8">
                <w:rPr>
                  <w:rFonts w:ascii="Arial Narrow" w:eastAsia="Times New Roman" w:hAnsi="Arial Narrow" w:cs="Arial"/>
                  <w:sz w:val="16"/>
                  <w:szCs w:val="16"/>
                </w:rPr>
                <w:delText>CQP</w:delText>
              </w:r>
            </w:del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tcPrChange w:id="174" w:author="Don Ferer" w:date="2026-07-10T16:35:00Z">
              <w:tcPr>
                <w:tcW w:w="513" w:type="pct"/>
                <w:gridSpan w:val="4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46C89D3E" w14:textId="0FFEBDFC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del w:id="175" w:author="Don Ferer" w:date="2026-07-10T16:35:00Z">
              <w:r w:rsidRPr="00334580" w:rsidDel="005B46E8">
                <w:rPr>
                  <w:rFonts w:ascii="Arial Narrow" w:eastAsia="Times New Roman" w:hAnsi="Arial Narrow" w:cs="Arial"/>
                  <w:sz w:val="16"/>
                  <w:szCs w:val="16"/>
                </w:rPr>
                <w:delText>35 000</w:delText>
              </w:r>
            </w:del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tcPrChange w:id="176" w:author="Don Ferer" w:date="2026-07-10T16:35:00Z">
              <w:tcPr>
                <w:tcW w:w="33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194539A7" w14:textId="769367B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del w:id="177" w:author="Don Ferer" w:date="2026-07-10T16:35:00Z">
              <w:r w:rsidRPr="00334580" w:rsidDel="005B46E8">
                <w:rPr>
                  <w:rFonts w:ascii="Arial Narrow" w:eastAsia="Times New Roman" w:hAnsi="Arial Narrow" w:cs="Arial"/>
                  <w:sz w:val="16"/>
                  <w:szCs w:val="16"/>
                </w:rPr>
                <w:delText>8 mois</w:delText>
              </w:r>
            </w:del>
          </w:p>
        </w:tc>
      </w:tr>
      <w:tr w:rsidR="00DA5231" w:rsidRPr="00334580" w14:paraId="54AAFAC1" w14:textId="77777777" w:rsidTr="00E876FB">
        <w:tblPrEx>
          <w:tblW w:w="5165" w:type="pct"/>
          <w:jc w:val="center"/>
          <w:tblCellMar>
            <w:left w:w="70" w:type="dxa"/>
            <w:right w:w="70" w:type="dxa"/>
          </w:tblCellMar>
          <w:tblPrExChange w:id="178" w:author="Don Ferer" w:date="2026-07-31T15:23:00Z">
            <w:tblPrEx>
              <w:tblW w:w="5165" w:type="pct"/>
              <w:jc w:val="center"/>
              <w:tblCellMar>
                <w:left w:w="70" w:type="dxa"/>
                <w:right w:w="70" w:type="dxa"/>
              </w:tblCellMar>
            </w:tblPrEx>
          </w:tblPrExChange>
        </w:tblPrEx>
        <w:trPr>
          <w:trHeight w:val="284"/>
          <w:jc w:val="center"/>
          <w:trPrChange w:id="179" w:author="Don Ferer" w:date="2026-07-31T15:23:00Z">
            <w:trPr>
              <w:gridBefore w:val="2"/>
              <w:trHeight w:val="284"/>
              <w:jc w:val="center"/>
            </w:trPr>
          </w:trPrChange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  <w:tcPrChange w:id="180" w:author="Don Ferer" w:date="2026-07-31T15:23:00Z">
              <w:tcPr>
                <w:tcW w:w="983" w:type="pct"/>
                <w:gridSpan w:val="3"/>
                <w:vMerge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  <w:hideMark/>
              </w:tcPr>
            </w:tcPrChange>
          </w:tcPr>
          <w:p w14:paraId="0E21A9F7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  <w:tcPrChange w:id="181" w:author="Don Ferer" w:date="2026-07-31T15:23:00Z">
              <w:tcPr>
                <w:tcW w:w="111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  <w:hideMark/>
              </w:tcPr>
            </w:tcPrChange>
          </w:tcPr>
          <w:p w14:paraId="3C8227AC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Mécanicien des machines agricoles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  <w:tcPrChange w:id="182" w:author="Don Ferer" w:date="2026-07-31T15:23:00Z">
              <w:tcPr>
                <w:tcW w:w="1479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  <w:hideMark/>
              </w:tcPr>
            </w:tcPrChange>
          </w:tcPr>
          <w:p w14:paraId="6838BB23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  <w:tcPrChange w:id="183" w:author="Don Ferer" w:date="2026-07-31T15:23:00Z">
              <w:tcPr>
                <w:tcW w:w="573" w:type="pct"/>
                <w:gridSpan w:val="4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  <w:hideMark/>
              </w:tcPr>
            </w:tcPrChange>
          </w:tcPr>
          <w:p w14:paraId="63701CC2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  <w:tcPrChange w:id="184" w:author="Don Ferer" w:date="2026-07-31T15:23:00Z">
              <w:tcPr>
                <w:tcW w:w="513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  <w:hideMark/>
              </w:tcPr>
            </w:tcPrChange>
          </w:tcPr>
          <w:p w14:paraId="5F0C1FA8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  <w:tcPrChange w:id="185" w:author="Don Ferer" w:date="2026-07-31T15:23:00Z">
              <w:tcPr>
                <w:tcW w:w="33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  <w:hideMark/>
              </w:tcPr>
            </w:tcPrChange>
          </w:tcPr>
          <w:p w14:paraId="6F27606C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DA5231" w:rsidRPr="00334580" w14:paraId="318A640C" w14:textId="77777777" w:rsidTr="00E876FB">
        <w:tblPrEx>
          <w:tblW w:w="5165" w:type="pct"/>
          <w:jc w:val="center"/>
          <w:tblCellMar>
            <w:left w:w="70" w:type="dxa"/>
            <w:right w:w="70" w:type="dxa"/>
          </w:tblCellMar>
          <w:tblPrExChange w:id="186" w:author="Don Ferer" w:date="2026-07-31T15:23:00Z">
            <w:tblPrEx>
              <w:tblW w:w="5165" w:type="pct"/>
              <w:jc w:val="center"/>
              <w:tblCellMar>
                <w:left w:w="70" w:type="dxa"/>
                <w:right w:w="70" w:type="dxa"/>
              </w:tblCellMar>
            </w:tblPrEx>
          </w:tblPrExChange>
        </w:tblPrEx>
        <w:trPr>
          <w:trHeight w:val="522"/>
          <w:jc w:val="center"/>
          <w:ins w:id="187" w:author="Don Ferer" w:date="2026-07-26T10:24:00Z"/>
          <w:trPrChange w:id="188" w:author="Don Ferer" w:date="2026-07-31T15:23:00Z">
            <w:trPr>
              <w:gridBefore w:val="2"/>
              <w:trHeight w:val="568"/>
              <w:jc w:val="center"/>
            </w:trPr>
          </w:trPrChange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tcPrChange w:id="189" w:author="Don Ferer" w:date="2026-07-31T15:23:00Z">
              <w:tcPr>
                <w:tcW w:w="983" w:type="pct"/>
                <w:gridSpan w:val="3"/>
                <w:vMerge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11C9E105" w14:textId="77777777" w:rsidR="00DA5231" w:rsidRPr="00334580" w:rsidRDefault="00DA5231" w:rsidP="00DA5231">
            <w:pPr>
              <w:spacing w:after="0" w:line="240" w:lineRule="auto"/>
              <w:rPr>
                <w:ins w:id="190" w:author="Don Ferer" w:date="2026-07-26T10:24:00Z"/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tcPrChange w:id="191" w:author="Don Ferer" w:date="2026-07-31T15:23:00Z">
              <w:tcPr>
                <w:tcW w:w="1116" w:type="pct"/>
                <w:gridSpan w:val="3"/>
                <w:tcBorders>
                  <w:top w:val="nil"/>
                  <w:left w:val="nil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08CA3637" w14:textId="1F3A8E75" w:rsidR="00DA5231" w:rsidRPr="00334580" w:rsidRDefault="00DA5231" w:rsidP="00DA5231">
            <w:pPr>
              <w:spacing w:after="0" w:line="240" w:lineRule="auto"/>
              <w:rPr>
                <w:ins w:id="192" w:author="Don Ferer" w:date="2026-07-26T10:24:00Z"/>
                <w:rFonts w:ascii="Arial Narrow" w:eastAsia="Times New Roman" w:hAnsi="Arial Narrow" w:cs="Arial"/>
                <w:sz w:val="16"/>
                <w:szCs w:val="16"/>
              </w:rPr>
            </w:pPr>
            <w:ins w:id="193" w:author="Don Ferer" w:date="2026-07-26T10:24:00Z">
              <w:r w:rsidRPr="00775514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194" w:author="Don Ferer" w:date="2026-07-29T16:31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Mécanicien de vélomoteurs et Motocycles</w:t>
              </w:r>
            </w:ins>
          </w:p>
        </w:tc>
        <w:tc>
          <w:tcPr>
            <w:tcW w:w="1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tcPrChange w:id="195" w:author="Don Ferer" w:date="2026-07-31T15:23:00Z">
              <w:tcPr>
                <w:tcW w:w="1479" w:type="pct"/>
                <w:gridSpan w:val="3"/>
                <w:tcBorders>
                  <w:top w:val="nil"/>
                  <w:left w:val="nil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508E94B3" w14:textId="2477DE6B" w:rsidR="00DA5231" w:rsidRPr="003C11CD" w:rsidRDefault="00DA5231" w:rsidP="00DA5231">
            <w:pPr>
              <w:spacing w:after="0" w:line="240" w:lineRule="auto"/>
              <w:rPr>
                <w:ins w:id="196" w:author="Don Ferer" w:date="2026-07-26T10:24:00Z"/>
                <w:rFonts w:ascii="Arial Narrow" w:eastAsia="Times New Roman" w:hAnsi="Arial Narrow" w:cs="Arial"/>
                <w:sz w:val="16"/>
                <w:szCs w:val="16"/>
                <w:highlight w:val="green"/>
                <w:rPrChange w:id="197" w:author="Don Ferer" w:date="2026-07-30T08:24:00Z">
                  <w:rPr>
                    <w:ins w:id="198" w:author="Don Ferer" w:date="2026-07-26T10:24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199" w:author="Don Ferer" w:date="2026-07-26T10:24:00Z">
              <w:r w:rsidRPr="003C11CD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200" w:author="Don Ferer" w:date="2026-07-30T08:24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Niveau CM2 au moins</w:t>
              </w:r>
            </w:ins>
          </w:p>
        </w:tc>
        <w:tc>
          <w:tcPr>
            <w:tcW w:w="5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tcPrChange w:id="201" w:author="Don Ferer" w:date="2026-07-31T15:23:00Z">
              <w:tcPr>
                <w:tcW w:w="573" w:type="pct"/>
                <w:gridSpan w:val="4"/>
                <w:tcBorders>
                  <w:top w:val="nil"/>
                  <w:left w:val="nil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08EB8420" w14:textId="259C8664" w:rsidR="00DA5231" w:rsidRPr="003C11CD" w:rsidRDefault="00DA5231" w:rsidP="00DA5231">
            <w:pPr>
              <w:spacing w:after="0" w:line="240" w:lineRule="auto"/>
              <w:jc w:val="center"/>
              <w:rPr>
                <w:ins w:id="202" w:author="Don Ferer" w:date="2026-07-26T10:24:00Z"/>
                <w:rFonts w:ascii="Arial Narrow" w:eastAsia="Times New Roman" w:hAnsi="Arial Narrow" w:cs="Arial"/>
                <w:sz w:val="16"/>
                <w:szCs w:val="16"/>
                <w:highlight w:val="green"/>
                <w:rPrChange w:id="203" w:author="Don Ferer" w:date="2026-07-30T08:24:00Z">
                  <w:rPr>
                    <w:ins w:id="204" w:author="Don Ferer" w:date="2026-07-26T10:24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205" w:author="Don Ferer" w:date="2026-07-26T10:24:00Z">
              <w:r w:rsidRPr="003C11CD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206" w:author="Don Ferer" w:date="2026-07-30T08:24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CQP</w:t>
              </w:r>
            </w:ins>
          </w:p>
        </w:tc>
        <w:tc>
          <w:tcPr>
            <w:tcW w:w="51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tcPrChange w:id="207" w:author="Don Ferer" w:date="2026-07-31T15:23:00Z">
              <w:tcPr>
                <w:tcW w:w="513" w:type="pct"/>
                <w:gridSpan w:val="3"/>
                <w:tcBorders>
                  <w:top w:val="nil"/>
                  <w:left w:val="nil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4E388515" w14:textId="4D737B72" w:rsidR="00DA5231" w:rsidRPr="003C11CD" w:rsidRDefault="00DA5231" w:rsidP="00DA5231">
            <w:pPr>
              <w:spacing w:after="0" w:line="240" w:lineRule="auto"/>
              <w:jc w:val="center"/>
              <w:rPr>
                <w:ins w:id="208" w:author="Don Ferer" w:date="2026-07-26T10:24:00Z"/>
                <w:rFonts w:ascii="Arial Narrow" w:eastAsia="Times New Roman" w:hAnsi="Arial Narrow" w:cs="Arial"/>
                <w:sz w:val="16"/>
                <w:szCs w:val="16"/>
                <w:highlight w:val="green"/>
                <w:rPrChange w:id="209" w:author="Don Ferer" w:date="2026-07-30T08:24:00Z">
                  <w:rPr>
                    <w:ins w:id="210" w:author="Don Ferer" w:date="2026-07-26T10:24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211" w:author="Don Ferer" w:date="2026-07-26T10:25:00Z">
              <w:r w:rsidRPr="003C11CD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212" w:author="Don Ferer" w:date="2026-07-30T08:24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 xml:space="preserve"> 35 000</w:t>
              </w:r>
            </w:ins>
          </w:p>
        </w:tc>
        <w:tc>
          <w:tcPr>
            <w:tcW w:w="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tcPrChange w:id="213" w:author="Don Ferer" w:date="2026-07-31T15:23:00Z">
              <w:tcPr>
                <w:tcW w:w="336" w:type="pct"/>
                <w:gridSpan w:val="3"/>
                <w:tcBorders>
                  <w:top w:val="nil"/>
                  <w:left w:val="nil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69565F14" w14:textId="21ED6F2A" w:rsidR="00DA5231" w:rsidRPr="003C11CD" w:rsidRDefault="00DA5231" w:rsidP="00DA5231">
            <w:pPr>
              <w:spacing w:after="0" w:line="240" w:lineRule="auto"/>
              <w:jc w:val="center"/>
              <w:rPr>
                <w:ins w:id="214" w:author="Don Ferer" w:date="2026-07-26T10:24:00Z"/>
                <w:rFonts w:ascii="Arial Narrow" w:eastAsia="Times New Roman" w:hAnsi="Arial Narrow" w:cs="Arial"/>
                <w:sz w:val="16"/>
                <w:szCs w:val="16"/>
                <w:highlight w:val="green"/>
                <w:rPrChange w:id="215" w:author="Don Ferer" w:date="2026-07-30T08:24:00Z">
                  <w:rPr>
                    <w:ins w:id="216" w:author="Don Ferer" w:date="2026-07-26T10:24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217" w:author="Don Ferer" w:date="2026-07-26T10:24:00Z">
              <w:r w:rsidRPr="003C11CD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218" w:author="Don Ferer" w:date="2026-07-30T08:24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8 mois</w:t>
              </w:r>
            </w:ins>
          </w:p>
        </w:tc>
      </w:tr>
      <w:tr w:rsidR="00DA5231" w:rsidRPr="00334580" w14:paraId="3D7D0D11" w14:textId="77777777" w:rsidTr="00E876FB">
        <w:tblPrEx>
          <w:tblW w:w="5165" w:type="pct"/>
          <w:jc w:val="center"/>
          <w:tblCellMar>
            <w:left w:w="70" w:type="dxa"/>
            <w:right w:w="70" w:type="dxa"/>
          </w:tblCellMar>
          <w:tblPrExChange w:id="219" w:author="Don Ferer" w:date="2026-07-31T15:23:00Z">
            <w:tblPrEx>
              <w:tblW w:w="5165" w:type="pct"/>
              <w:jc w:val="center"/>
              <w:tblCellMar>
                <w:left w:w="70" w:type="dxa"/>
                <w:right w:w="70" w:type="dxa"/>
              </w:tblCellMar>
            </w:tblPrEx>
          </w:tblPrExChange>
        </w:tblPrEx>
        <w:trPr>
          <w:trHeight w:val="284"/>
          <w:jc w:val="center"/>
          <w:trPrChange w:id="220" w:author="Don Ferer" w:date="2026-07-31T15:23:00Z">
            <w:trPr>
              <w:gridBefore w:val="2"/>
              <w:trHeight w:val="284"/>
              <w:jc w:val="center"/>
            </w:trPr>
          </w:trPrChange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  <w:tcPrChange w:id="221" w:author="Don Ferer" w:date="2026-07-31T15:23:00Z">
              <w:tcPr>
                <w:tcW w:w="983" w:type="pct"/>
                <w:gridSpan w:val="3"/>
                <w:vMerge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  <w:hideMark/>
              </w:tcPr>
            </w:tcPrChange>
          </w:tcPr>
          <w:p w14:paraId="3E62B121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  <w:tcPrChange w:id="222" w:author="Don Ferer" w:date="2026-07-31T15:23:00Z">
              <w:tcPr>
                <w:tcW w:w="111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  <w:hideMark/>
              </w:tcPr>
            </w:tcPrChange>
          </w:tcPr>
          <w:p w14:paraId="6B3211DB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Aide-électricien</w:t>
            </w:r>
          </w:p>
        </w:tc>
        <w:tc>
          <w:tcPr>
            <w:tcW w:w="1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  <w:tcPrChange w:id="223" w:author="Don Ferer" w:date="2026-07-31T15:23:00Z">
              <w:tcPr>
                <w:tcW w:w="1479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  <w:hideMark/>
              </w:tcPr>
            </w:tcPrChange>
          </w:tcPr>
          <w:p w14:paraId="7AE3FAB6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  <w:tcPrChange w:id="224" w:author="Don Ferer" w:date="2026-07-31T15:23:00Z">
              <w:tcPr>
                <w:tcW w:w="573" w:type="pct"/>
                <w:gridSpan w:val="4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  <w:hideMark/>
              </w:tcPr>
            </w:tcPrChange>
          </w:tcPr>
          <w:p w14:paraId="17161793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  <w:tcPrChange w:id="225" w:author="Don Ferer" w:date="2026-07-31T15:23:00Z">
              <w:tcPr>
                <w:tcW w:w="513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  <w:hideMark/>
              </w:tcPr>
            </w:tcPrChange>
          </w:tcPr>
          <w:p w14:paraId="459314D4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  <w:tcPrChange w:id="226" w:author="Don Ferer" w:date="2026-07-31T15:23:00Z">
              <w:tcPr>
                <w:tcW w:w="33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  <w:hideMark/>
              </w:tcPr>
            </w:tcPrChange>
          </w:tcPr>
          <w:p w14:paraId="3692EC39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DA5231" w:rsidRPr="00334580" w14:paraId="2B47BC85" w14:textId="77777777" w:rsidTr="00F06B2B">
        <w:trPr>
          <w:trHeight w:val="284"/>
          <w:jc w:val="center"/>
        </w:trPr>
        <w:tc>
          <w:tcPr>
            <w:tcW w:w="983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6B0E29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  <w:t>Centre Provincial de Formation Professionnelle de Saponé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AEB3A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Menuisier Métallique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EC99E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9848E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F181F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D439D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DA5231" w:rsidRPr="00334580" w14:paraId="0171042C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18161A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4D0D8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Aide-électricien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CA96F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D05A7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EBAF4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6C99A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DA5231" w:rsidRPr="00334580" w14:paraId="64F58C82" w14:textId="77777777" w:rsidTr="00405CD9">
        <w:tblPrEx>
          <w:tblW w:w="5165" w:type="pct"/>
          <w:jc w:val="center"/>
          <w:tblCellMar>
            <w:left w:w="70" w:type="dxa"/>
            <w:right w:w="70" w:type="dxa"/>
          </w:tblCellMar>
          <w:tblPrExChange w:id="227" w:author="Don Ferer" w:date="2026-07-31T15:16:00Z">
            <w:tblPrEx>
              <w:tblW w:w="5165" w:type="pct"/>
              <w:jc w:val="center"/>
              <w:tblCellMar>
                <w:left w:w="70" w:type="dxa"/>
                <w:right w:w="70" w:type="dxa"/>
              </w:tblCellMar>
            </w:tblPrEx>
          </w:tblPrExChange>
        </w:tblPrEx>
        <w:trPr>
          <w:trHeight w:val="284"/>
          <w:jc w:val="center"/>
          <w:trPrChange w:id="228" w:author="Don Ferer" w:date="2026-07-31T15:16:00Z">
            <w:trPr>
              <w:gridBefore w:val="2"/>
              <w:trHeight w:val="284"/>
              <w:jc w:val="center"/>
            </w:trPr>
          </w:trPrChange>
        </w:trPr>
        <w:tc>
          <w:tcPr>
            <w:tcW w:w="98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PrChange w:id="229" w:author="Don Ferer" w:date="2026-07-31T15:16:00Z">
              <w:tcPr>
                <w:tcW w:w="983" w:type="pct"/>
                <w:gridSpan w:val="3"/>
                <w:vMerge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67B9BCB0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230" w:author="Don Ferer" w:date="2026-07-31T15:16:00Z">
              <w:tcPr>
                <w:tcW w:w="111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5B888853" w14:textId="77777777" w:rsidR="00DA5231" w:rsidRPr="008A2D2E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8A2D2E">
              <w:rPr>
                <w:rFonts w:ascii="Arial Narrow" w:eastAsia="Times New Roman" w:hAnsi="Arial Narrow" w:cs="Arial"/>
                <w:sz w:val="16"/>
                <w:szCs w:val="16"/>
              </w:rPr>
              <w:t>Couturier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231" w:author="Don Ferer" w:date="2026-07-31T15:16:00Z">
              <w:tcPr>
                <w:tcW w:w="1479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1FE2BC09" w14:textId="77777777" w:rsidR="00DA5231" w:rsidRPr="008A2D2E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8A2D2E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232" w:author="Don Ferer" w:date="2026-07-31T15:16:00Z">
              <w:tcPr>
                <w:tcW w:w="573" w:type="pct"/>
                <w:gridSpan w:val="4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58545D9D" w14:textId="77777777" w:rsidR="00DA5231" w:rsidRPr="008A2D2E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8A2D2E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233" w:author="Don Ferer" w:date="2026-07-31T15:16:00Z">
              <w:tcPr>
                <w:tcW w:w="513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379840A7" w14:textId="77777777" w:rsidR="00DA5231" w:rsidRPr="008A2D2E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8A2D2E">
              <w:rPr>
                <w:rFonts w:ascii="Arial Narrow" w:eastAsia="Times New Roman" w:hAnsi="Arial Narrow" w:cs="Arial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234" w:author="Don Ferer" w:date="2026-07-31T15:16:00Z">
              <w:tcPr>
                <w:tcW w:w="33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66F520BB" w14:textId="77777777" w:rsidR="00DA5231" w:rsidRPr="008A2D2E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8A2D2E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DA5231" w:rsidRPr="00334580" w14:paraId="64288A10" w14:textId="77777777" w:rsidTr="00405CD9">
        <w:tblPrEx>
          <w:tblW w:w="5165" w:type="pct"/>
          <w:jc w:val="center"/>
          <w:tblCellMar>
            <w:left w:w="70" w:type="dxa"/>
            <w:right w:w="70" w:type="dxa"/>
          </w:tblCellMar>
          <w:tblPrExChange w:id="235" w:author="Don Ferer" w:date="2026-07-31T15:16:00Z">
            <w:tblPrEx>
              <w:tblW w:w="5165" w:type="pct"/>
              <w:jc w:val="center"/>
              <w:tblCellMar>
                <w:left w:w="70" w:type="dxa"/>
                <w:right w:w="70" w:type="dxa"/>
              </w:tblCellMar>
            </w:tblPrEx>
          </w:tblPrExChange>
        </w:tblPrEx>
        <w:trPr>
          <w:trHeight w:val="872"/>
          <w:jc w:val="center"/>
          <w:ins w:id="236" w:author="Don Ferer" w:date="2026-07-29T16:20:00Z"/>
          <w:trPrChange w:id="237" w:author="Don Ferer" w:date="2026-07-31T15:16:00Z">
            <w:trPr>
              <w:gridBefore w:val="2"/>
              <w:trHeight w:val="872"/>
              <w:jc w:val="center"/>
            </w:trPr>
          </w:trPrChange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PrChange w:id="238" w:author="Don Ferer" w:date="2026-07-31T15:16:00Z">
              <w:tcPr>
                <w:tcW w:w="983" w:type="pct"/>
                <w:gridSpan w:val="3"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0C82EFCF" w14:textId="5B47ACD1" w:rsidR="00DA5231" w:rsidRPr="00334580" w:rsidRDefault="00DA5231" w:rsidP="00DA5231">
            <w:pPr>
              <w:spacing w:after="0" w:line="240" w:lineRule="auto"/>
              <w:rPr>
                <w:ins w:id="239" w:author="Don Ferer" w:date="2026-07-29T16:20:00Z"/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  <w:ins w:id="240" w:author="Don Ferer" w:date="2026-07-29T16:21:00Z">
              <w:r w:rsidRPr="00A86F56">
                <w:rPr>
                  <w:rFonts w:ascii="Arial Narrow" w:eastAsia="Times New Roman" w:hAnsi="Arial Narrow" w:cs="Arial"/>
                  <w:b/>
                  <w:bCs/>
                  <w:sz w:val="16"/>
                  <w:szCs w:val="16"/>
                </w:rPr>
                <w:t>Centre Provincial de Formation Professionnelle de Bagré</w:t>
              </w:r>
            </w:ins>
          </w:p>
        </w:tc>
        <w:tc>
          <w:tcPr>
            <w:tcW w:w="11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241" w:author="Don Ferer" w:date="2026-07-31T15:16:00Z">
              <w:tcPr>
                <w:tcW w:w="1116" w:type="pct"/>
                <w:gridSpan w:val="3"/>
                <w:tcBorders>
                  <w:top w:val="single" w:sz="4" w:space="0" w:color="auto"/>
                  <w:left w:val="nil"/>
                  <w:right w:val="single" w:sz="4" w:space="0" w:color="auto"/>
                </w:tcBorders>
                <w:vAlign w:val="center"/>
              </w:tcPr>
            </w:tcPrChange>
          </w:tcPr>
          <w:p w14:paraId="163693C5" w14:textId="3BDD6803" w:rsidR="00DA5231" w:rsidRPr="00A86F56" w:rsidRDefault="00DA5231" w:rsidP="00DA5231">
            <w:pPr>
              <w:spacing w:after="0" w:line="240" w:lineRule="auto"/>
              <w:rPr>
                <w:ins w:id="242" w:author="Don Ferer" w:date="2026-07-29T16:20:00Z"/>
                <w:rFonts w:ascii="Arial Narrow" w:eastAsia="Times New Roman" w:hAnsi="Arial Narrow" w:cs="Arial"/>
                <w:sz w:val="16"/>
                <w:szCs w:val="16"/>
                <w:highlight w:val="green"/>
                <w:rPrChange w:id="243" w:author="Don Ferer" w:date="2026-07-29T16:22:00Z">
                  <w:rPr>
                    <w:ins w:id="244" w:author="Don Ferer" w:date="2026-07-29T16:20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245" w:author="Don Ferer" w:date="2026-07-29T16:22:00Z">
              <w:r w:rsidRPr="00A86F56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246" w:author="Don Ferer" w:date="2026-07-29T16:22:00Z">
                    <w:rPr>
                      <w:rFonts w:ascii="Arial Narrow" w:eastAsia="Times New Roman" w:hAnsi="Arial Narrow" w:cs="Arial"/>
                      <w:sz w:val="16"/>
                      <w:szCs w:val="16"/>
                      <w:highlight w:val="yellow"/>
                    </w:rPr>
                  </w:rPrChange>
                </w:rPr>
                <w:t>Mécanicien des machines agricoles</w:t>
              </w:r>
            </w:ins>
          </w:p>
        </w:tc>
        <w:tc>
          <w:tcPr>
            <w:tcW w:w="1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247" w:author="Don Ferer" w:date="2026-07-31T15:16:00Z">
              <w:tcPr>
                <w:tcW w:w="1479" w:type="pct"/>
                <w:gridSpan w:val="3"/>
                <w:tcBorders>
                  <w:top w:val="single" w:sz="4" w:space="0" w:color="auto"/>
                  <w:left w:val="nil"/>
                  <w:right w:val="single" w:sz="4" w:space="0" w:color="auto"/>
                </w:tcBorders>
                <w:vAlign w:val="center"/>
              </w:tcPr>
            </w:tcPrChange>
          </w:tcPr>
          <w:p w14:paraId="46CFAF8D" w14:textId="37EC0BA3" w:rsidR="00DA5231" w:rsidRPr="0051164F" w:rsidRDefault="00DA5231" w:rsidP="00DA5231">
            <w:pPr>
              <w:spacing w:after="0" w:line="240" w:lineRule="auto"/>
              <w:rPr>
                <w:ins w:id="248" w:author="Don Ferer" w:date="2026-07-29T16:20:00Z"/>
                <w:rFonts w:ascii="Arial Narrow" w:eastAsia="Times New Roman" w:hAnsi="Arial Narrow" w:cs="Arial"/>
                <w:sz w:val="16"/>
                <w:szCs w:val="16"/>
                <w:highlight w:val="green"/>
                <w:rPrChange w:id="249" w:author="Don Ferer" w:date="2026-07-30T08:48:00Z">
                  <w:rPr>
                    <w:ins w:id="250" w:author="Don Ferer" w:date="2026-07-29T16:20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251" w:author="Don Ferer" w:date="2026-07-29T16:22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252" w:author="Don Ferer" w:date="2026-07-30T08:48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Niveau CM2 au moins</w:t>
              </w:r>
            </w:ins>
          </w:p>
        </w:tc>
        <w:tc>
          <w:tcPr>
            <w:tcW w:w="5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253" w:author="Don Ferer" w:date="2026-07-31T15:16:00Z">
              <w:tcPr>
                <w:tcW w:w="573" w:type="pct"/>
                <w:gridSpan w:val="4"/>
                <w:tcBorders>
                  <w:top w:val="single" w:sz="4" w:space="0" w:color="auto"/>
                  <w:left w:val="nil"/>
                  <w:right w:val="single" w:sz="4" w:space="0" w:color="auto"/>
                </w:tcBorders>
                <w:vAlign w:val="center"/>
              </w:tcPr>
            </w:tcPrChange>
          </w:tcPr>
          <w:p w14:paraId="288E9CE6" w14:textId="7587502B" w:rsidR="00DA5231" w:rsidRPr="0051164F" w:rsidRDefault="00DA5231" w:rsidP="00DA5231">
            <w:pPr>
              <w:spacing w:after="0" w:line="240" w:lineRule="auto"/>
              <w:jc w:val="center"/>
              <w:rPr>
                <w:ins w:id="254" w:author="Don Ferer" w:date="2026-07-29T16:20:00Z"/>
                <w:rFonts w:ascii="Arial Narrow" w:eastAsia="Times New Roman" w:hAnsi="Arial Narrow" w:cs="Arial"/>
                <w:sz w:val="16"/>
                <w:szCs w:val="16"/>
                <w:highlight w:val="green"/>
                <w:rPrChange w:id="255" w:author="Don Ferer" w:date="2026-07-30T08:48:00Z">
                  <w:rPr>
                    <w:ins w:id="256" w:author="Don Ferer" w:date="2026-07-29T16:20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257" w:author="Don Ferer" w:date="2026-07-29T16:22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258" w:author="Don Ferer" w:date="2026-07-30T08:48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CQP</w:t>
              </w:r>
            </w:ins>
          </w:p>
        </w:tc>
        <w:tc>
          <w:tcPr>
            <w:tcW w:w="51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259" w:author="Don Ferer" w:date="2026-07-31T15:16:00Z">
              <w:tcPr>
                <w:tcW w:w="513" w:type="pct"/>
                <w:gridSpan w:val="3"/>
                <w:tcBorders>
                  <w:top w:val="single" w:sz="4" w:space="0" w:color="auto"/>
                  <w:left w:val="nil"/>
                  <w:right w:val="single" w:sz="4" w:space="0" w:color="auto"/>
                </w:tcBorders>
                <w:vAlign w:val="center"/>
              </w:tcPr>
            </w:tcPrChange>
          </w:tcPr>
          <w:p w14:paraId="0225F3E2" w14:textId="631B674C" w:rsidR="00DA5231" w:rsidRPr="0051164F" w:rsidRDefault="00DA5231" w:rsidP="00DA5231">
            <w:pPr>
              <w:spacing w:after="0" w:line="240" w:lineRule="auto"/>
              <w:jc w:val="center"/>
              <w:rPr>
                <w:ins w:id="260" w:author="Don Ferer" w:date="2026-07-29T16:20:00Z"/>
                <w:rFonts w:ascii="Arial Narrow" w:eastAsia="Times New Roman" w:hAnsi="Arial Narrow" w:cs="Arial"/>
                <w:sz w:val="16"/>
                <w:szCs w:val="16"/>
                <w:highlight w:val="green"/>
                <w:rPrChange w:id="261" w:author="Don Ferer" w:date="2026-07-30T08:48:00Z">
                  <w:rPr>
                    <w:ins w:id="262" w:author="Don Ferer" w:date="2026-07-29T16:20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263" w:author="Don Ferer" w:date="2026-07-29T16:22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264" w:author="Don Ferer" w:date="2026-07-30T08:48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35 000</w:t>
              </w:r>
            </w:ins>
          </w:p>
        </w:tc>
        <w:tc>
          <w:tcPr>
            <w:tcW w:w="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265" w:author="Don Ferer" w:date="2026-07-31T15:16:00Z">
              <w:tcPr>
                <w:tcW w:w="336" w:type="pct"/>
                <w:gridSpan w:val="3"/>
                <w:tcBorders>
                  <w:top w:val="single" w:sz="4" w:space="0" w:color="auto"/>
                  <w:left w:val="nil"/>
                  <w:right w:val="single" w:sz="4" w:space="0" w:color="auto"/>
                </w:tcBorders>
                <w:vAlign w:val="center"/>
              </w:tcPr>
            </w:tcPrChange>
          </w:tcPr>
          <w:p w14:paraId="0509CDCB" w14:textId="2D56BB2F" w:rsidR="00DA5231" w:rsidRPr="0051164F" w:rsidRDefault="00DA5231" w:rsidP="00DA5231">
            <w:pPr>
              <w:spacing w:after="0" w:line="240" w:lineRule="auto"/>
              <w:jc w:val="center"/>
              <w:rPr>
                <w:ins w:id="266" w:author="Don Ferer" w:date="2026-07-29T16:20:00Z"/>
                <w:rFonts w:ascii="Arial Narrow" w:eastAsia="Times New Roman" w:hAnsi="Arial Narrow" w:cs="Arial"/>
                <w:sz w:val="16"/>
                <w:szCs w:val="16"/>
                <w:highlight w:val="green"/>
                <w:rPrChange w:id="267" w:author="Don Ferer" w:date="2026-07-30T08:48:00Z">
                  <w:rPr>
                    <w:ins w:id="268" w:author="Don Ferer" w:date="2026-07-29T16:20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269" w:author="Don Ferer" w:date="2026-07-29T16:22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270" w:author="Don Ferer" w:date="2026-07-30T08:48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8 mois</w:t>
              </w:r>
            </w:ins>
          </w:p>
        </w:tc>
      </w:tr>
      <w:tr w:rsidR="00DA5231" w:rsidRPr="00334580" w14:paraId="55EA9793" w14:textId="77777777" w:rsidTr="00405CD9">
        <w:tblPrEx>
          <w:tblW w:w="5165" w:type="pct"/>
          <w:jc w:val="center"/>
          <w:tblCellMar>
            <w:left w:w="70" w:type="dxa"/>
            <w:right w:w="70" w:type="dxa"/>
          </w:tblCellMar>
          <w:tblPrExChange w:id="271" w:author="Don Ferer" w:date="2026-07-31T15:16:00Z">
            <w:tblPrEx>
              <w:tblW w:w="5165" w:type="pct"/>
              <w:jc w:val="center"/>
              <w:tblCellMar>
                <w:left w:w="70" w:type="dxa"/>
                <w:right w:w="70" w:type="dxa"/>
              </w:tblCellMar>
            </w:tblPrEx>
          </w:tblPrExChange>
        </w:tblPrEx>
        <w:trPr>
          <w:trHeight w:val="284"/>
          <w:jc w:val="center"/>
          <w:trPrChange w:id="272" w:author="Don Ferer" w:date="2026-07-31T15:16:00Z">
            <w:trPr>
              <w:gridBefore w:val="2"/>
              <w:trHeight w:val="284"/>
              <w:jc w:val="center"/>
            </w:trPr>
          </w:trPrChange>
        </w:trPr>
        <w:tc>
          <w:tcPr>
            <w:tcW w:w="98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  <w:tcPrChange w:id="273" w:author="Don Ferer" w:date="2026-07-31T15:16:00Z">
              <w:tcPr>
                <w:tcW w:w="983" w:type="pct"/>
                <w:gridSpan w:val="3"/>
                <w:vMerge w:val="restart"/>
                <w:tcBorders>
                  <w:top w:val="nil"/>
                  <w:left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  <w:hideMark/>
              </w:tcPr>
            </w:tcPrChange>
          </w:tcPr>
          <w:p w14:paraId="3B1C4A9E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  <w:t>Centre Régional de Formation Professionnelle de Fada N'Gourma</w:t>
            </w:r>
          </w:p>
        </w:tc>
        <w:tc>
          <w:tcPr>
            <w:tcW w:w="11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  <w:tcPrChange w:id="274" w:author="Don Ferer" w:date="2026-07-31T15:16:00Z">
              <w:tcPr>
                <w:tcW w:w="111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  <w:hideMark/>
              </w:tcPr>
            </w:tcPrChange>
          </w:tcPr>
          <w:p w14:paraId="47675EBF" w14:textId="77777777" w:rsidR="00DA5231" w:rsidRPr="00830F99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830F99">
              <w:rPr>
                <w:rFonts w:ascii="Arial Narrow" w:eastAsia="Times New Roman" w:hAnsi="Arial Narrow" w:cs="Arial"/>
                <w:sz w:val="16"/>
                <w:szCs w:val="16"/>
              </w:rPr>
              <w:t>Maçon</w:t>
            </w:r>
          </w:p>
        </w:tc>
        <w:tc>
          <w:tcPr>
            <w:tcW w:w="1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  <w:tcPrChange w:id="275" w:author="Don Ferer" w:date="2026-07-31T15:16:00Z">
              <w:tcPr>
                <w:tcW w:w="1479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  <w:hideMark/>
              </w:tcPr>
            </w:tcPrChange>
          </w:tcPr>
          <w:p w14:paraId="63AAACF0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  <w:tcPrChange w:id="276" w:author="Don Ferer" w:date="2026-07-31T15:16:00Z">
              <w:tcPr>
                <w:tcW w:w="573" w:type="pct"/>
                <w:gridSpan w:val="4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  <w:hideMark/>
              </w:tcPr>
            </w:tcPrChange>
          </w:tcPr>
          <w:p w14:paraId="25B94E14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  <w:tcPrChange w:id="277" w:author="Don Ferer" w:date="2026-07-31T15:16:00Z">
              <w:tcPr>
                <w:tcW w:w="513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  <w:hideMark/>
              </w:tcPr>
            </w:tcPrChange>
          </w:tcPr>
          <w:p w14:paraId="50F51567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  <w:tcPrChange w:id="278" w:author="Don Ferer" w:date="2026-07-31T15:16:00Z">
              <w:tcPr>
                <w:tcW w:w="33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  <w:hideMark/>
              </w:tcPr>
            </w:tcPrChange>
          </w:tcPr>
          <w:p w14:paraId="6542FCD6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DA5231" w:rsidRPr="00334580" w14:paraId="1F04B613" w14:textId="77777777" w:rsidTr="00405CD9">
        <w:tblPrEx>
          <w:tblW w:w="5165" w:type="pct"/>
          <w:jc w:val="center"/>
          <w:tblCellMar>
            <w:left w:w="70" w:type="dxa"/>
            <w:right w:w="70" w:type="dxa"/>
          </w:tblCellMar>
          <w:tblPrExChange w:id="279" w:author="Don Ferer" w:date="2026-07-31T15:16:00Z">
            <w:tblPrEx>
              <w:tblW w:w="5165" w:type="pct"/>
              <w:jc w:val="center"/>
              <w:tblCellMar>
                <w:left w:w="70" w:type="dxa"/>
                <w:right w:w="70" w:type="dxa"/>
              </w:tblCellMar>
            </w:tblPrEx>
          </w:tblPrExChange>
        </w:tblPrEx>
        <w:trPr>
          <w:trHeight w:val="284"/>
          <w:jc w:val="center"/>
          <w:trPrChange w:id="280" w:author="Don Ferer" w:date="2026-07-31T15:16:00Z">
            <w:trPr>
              <w:gridBefore w:val="2"/>
              <w:trHeight w:val="284"/>
              <w:jc w:val="center"/>
            </w:trPr>
          </w:trPrChange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  <w:tcPrChange w:id="281" w:author="Don Ferer" w:date="2026-07-31T15:16:00Z">
              <w:tcPr>
                <w:tcW w:w="983" w:type="pct"/>
                <w:gridSpan w:val="3"/>
                <w:vMerge/>
                <w:tcBorders>
                  <w:left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  <w:hideMark/>
              </w:tcPr>
            </w:tcPrChange>
          </w:tcPr>
          <w:p w14:paraId="23C5C995" w14:textId="77777777" w:rsidR="00DA5231" w:rsidRPr="00D956B9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11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  <w:tcPrChange w:id="282" w:author="Don Ferer" w:date="2026-07-31T15:16:00Z">
              <w:tcPr>
                <w:tcW w:w="111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  <w:hideMark/>
              </w:tcPr>
            </w:tcPrChange>
          </w:tcPr>
          <w:p w14:paraId="75D3112C" w14:textId="77777777" w:rsidR="00DA5231" w:rsidRPr="00830F99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830F99">
              <w:rPr>
                <w:rFonts w:ascii="Arial Narrow" w:eastAsia="Times New Roman" w:hAnsi="Arial Narrow" w:cs="Arial"/>
                <w:sz w:val="16"/>
                <w:szCs w:val="16"/>
              </w:rPr>
              <w:t>Plombier</w:t>
            </w:r>
          </w:p>
        </w:tc>
        <w:tc>
          <w:tcPr>
            <w:tcW w:w="1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  <w:tcPrChange w:id="283" w:author="Don Ferer" w:date="2026-07-31T15:16:00Z">
              <w:tcPr>
                <w:tcW w:w="1479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  <w:hideMark/>
              </w:tcPr>
            </w:tcPrChange>
          </w:tcPr>
          <w:p w14:paraId="3D46C018" w14:textId="77777777" w:rsidR="00DA5231" w:rsidRPr="00D956B9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  <w:tcPrChange w:id="284" w:author="Don Ferer" w:date="2026-07-31T15:16:00Z">
              <w:tcPr>
                <w:tcW w:w="573" w:type="pct"/>
                <w:gridSpan w:val="4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  <w:hideMark/>
              </w:tcPr>
            </w:tcPrChange>
          </w:tcPr>
          <w:p w14:paraId="5E441CFA" w14:textId="77777777" w:rsidR="00DA5231" w:rsidRPr="00D956B9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  <w:tcPrChange w:id="285" w:author="Don Ferer" w:date="2026-07-31T15:16:00Z">
              <w:tcPr>
                <w:tcW w:w="513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  <w:hideMark/>
              </w:tcPr>
            </w:tcPrChange>
          </w:tcPr>
          <w:p w14:paraId="76188EDD" w14:textId="77777777" w:rsidR="00DA5231" w:rsidRPr="00D956B9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  <w:tcPrChange w:id="286" w:author="Don Ferer" w:date="2026-07-31T15:16:00Z">
              <w:tcPr>
                <w:tcW w:w="33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  <w:hideMark/>
              </w:tcPr>
            </w:tcPrChange>
          </w:tcPr>
          <w:p w14:paraId="272DB1A4" w14:textId="77777777" w:rsidR="00DA5231" w:rsidRPr="00D956B9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DA5231" w:rsidRPr="00334580" w14:paraId="31CD4FA5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2C9B40C" w14:textId="77777777" w:rsidR="00DA5231" w:rsidRPr="00D956B9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F0CEC3A" w14:textId="77777777" w:rsidR="00DA5231" w:rsidRPr="0007578F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07578F">
              <w:rPr>
                <w:rFonts w:ascii="Arial Narrow" w:eastAsia="Times New Roman" w:hAnsi="Arial Narrow" w:cs="Arial"/>
                <w:sz w:val="16"/>
                <w:szCs w:val="16"/>
              </w:rPr>
              <w:t>Menuisier métallique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DCF4BEF" w14:textId="77777777" w:rsidR="00DA5231" w:rsidRPr="00D956B9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4A0C1A6" w14:textId="77777777" w:rsidR="00DA5231" w:rsidRPr="00D956B9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631F57E" w14:textId="77777777" w:rsidR="00DA5231" w:rsidRPr="00D956B9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5A3A3BC" w14:textId="77777777" w:rsidR="00DA5231" w:rsidRPr="00D956B9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DA5231" w:rsidRPr="00334580" w14:paraId="5E43D648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C753972" w14:textId="77777777" w:rsidR="00DA5231" w:rsidRPr="00D956B9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8298F5A" w14:textId="77777777" w:rsidR="00DA5231" w:rsidRPr="0007578F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07578F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Mécanicien automobile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D6D275E" w14:textId="77777777" w:rsidR="00DA5231" w:rsidRPr="00D956B9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F8C196A" w14:textId="77777777" w:rsidR="00DA5231" w:rsidRPr="00D956B9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CB7D04B" w14:textId="77777777" w:rsidR="00DA5231" w:rsidRPr="00D956B9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2BED6D1" w14:textId="77777777" w:rsidR="00DA5231" w:rsidRPr="00D956B9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DA5231" w:rsidRPr="00334580" w14:paraId="1B5B0DD9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B80777F" w14:textId="77777777" w:rsidR="00DA5231" w:rsidRPr="00D956B9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A754031" w14:textId="77777777" w:rsidR="00DA5231" w:rsidRPr="0007578F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07578F">
              <w:rPr>
                <w:rFonts w:ascii="Arial Narrow" w:eastAsia="Times New Roman" w:hAnsi="Arial Narrow" w:cs="Arial"/>
                <w:sz w:val="16"/>
                <w:szCs w:val="16"/>
              </w:rPr>
              <w:t>Mécanicien de vélomoteurs et Motocycles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F2C77C9" w14:textId="77777777" w:rsidR="00DA5231" w:rsidRPr="00D956B9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7FC27A6" w14:textId="77777777" w:rsidR="00DA5231" w:rsidRPr="00D956B9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F89C5AD" w14:textId="77777777" w:rsidR="00DA5231" w:rsidRPr="00D956B9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371446E" w14:textId="77777777" w:rsidR="00DA5231" w:rsidRPr="00D956B9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DA5231" w:rsidRPr="00334580" w14:paraId="6D24FCEF" w14:textId="77777777" w:rsidTr="00F06B2B">
        <w:trPr>
          <w:trHeight w:val="284"/>
          <w:jc w:val="center"/>
          <w:ins w:id="287" w:author="Don Ferer" w:date="2026-07-09T09:13:00Z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E0B2E31" w14:textId="77777777" w:rsidR="00DA5231" w:rsidRPr="00D956B9" w:rsidRDefault="00DA5231" w:rsidP="00DA5231">
            <w:pPr>
              <w:spacing w:after="0" w:line="240" w:lineRule="auto"/>
              <w:rPr>
                <w:ins w:id="288" w:author="Don Ferer" w:date="2026-07-09T09:13:00Z"/>
                <w:rFonts w:ascii="Arial Narrow" w:eastAsia="Times New Roman" w:hAnsi="Arial Narrow" w:cs="Arial"/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DF7FAFA" w14:textId="4407DCEA" w:rsidR="00DA5231" w:rsidRPr="00824CBB" w:rsidRDefault="00DA5231" w:rsidP="00DA5231">
            <w:pPr>
              <w:spacing w:after="0" w:line="240" w:lineRule="auto"/>
              <w:rPr>
                <w:ins w:id="289" w:author="Don Ferer" w:date="2026-07-09T09:13:00Z"/>
                <w:rFonts w:ascii="Arial Narrow" w:eastAsia="Times New Roman" w:hAnsi="Arial Narrow" w:cs="Arial"/>
                <w:sz w:val="16"/>
                <w:szCs w:val="16"/>
                <w:highlight w:val="yellow"/>
                <w:rPrChange w:id="290" w:author="Don Ferer" w:date="2026-07-30T08:26:00Z">
                  <w:rPr>
                    <w:ins w:id="291" w:author="Don Ferer" w:date="2026-07-09T09:13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292" w:author="Don Ferer" w:date="2026-07-09T09:13:00Z">
              <w:r w:rsidRPr="00824CBB"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yellow"/>
                  <w:rPrChange w:id="293" w:author="Don Ferer" w:date="2026-07-30T08:26:00Z">
                    <w:rPr>
                      <w:rFonts w:ascii="Arial Narrow" w:eastAsia="Times New Roman" w:hAnsi="Arial Narrow" w:cs="Arial"/>
                      <w:color w:val="auto"/>
                      <w:sz w:val="16"/>
                      <w:szCs w:val="16"/>
                    </w:rPr>
                  </w:rPrChange>
                </w:rPr>
                <w:t>Monteur /</w:t>
              </w:r>
              <w:r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yellow"/>
                </w:rPr>
                <w:t>dépanneur en climatisation ind</w:t>
              </w:r>
            </w:ins>
            <w:ins w:id="294" w:author="Don Ferer" w:date="2026-07-30T08:25:00Z">
              <w:r w:rsidRPr="00824CBB"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yellow"/>
                </w:rPr>
                <w:t>ustri</w:t>
              </w:r>
            </w:ins>
            <w:ins w:id="295" w:author="Don Ferer" w:date="2026-07-09T09:13:00Z">
              <w:r w:rsidRPr="00824CBB"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yellow"/>
                  <w:rPrChange w:id="296" w:author="Don Ferer" w:date="2026-07-30T08:26:00Z">
                    <w:rPr>
                      <w:rFonts w:ascii="Arial Narrow" w:eastAsia="Times New Roman" w:hAnsi="Arial Narrow" w:cs="Arial"/>
                      <w:color w:val="auto"/>
                      <w:sz w:val="16"/>
                      <w:szCs w:val="16"/>
                    </w:rPr>
                  </w:rPrChange>
                </w:rPr>
                <w:t>elle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D63EEF5" w14:textId="643E8B35" w:rsidR="00DA5231" w:rsidRPr="00824CBB" w:rsidRDefault="00DA5231" w:rsidP="00DA5231">
            <w:pPr>
              <w:spacing w:after="0" w:line="240" w:lineRule="auto"/>
              <w:rPr>
                <w:ins w:id="297" w:author="Don Ferer" w:date="2026-07-09T09:13:00Z"/>
                <w:rFonts w:ascii="Arial Narrow" w:eastAsia="Times New Roman" w:hAnsi="Arial Narrow" w:cs="Arial"/>
                <w:sz w:val="16"/>
                <w:szCs w:val="16"/>
                <w:highlight w:val="yellow"/>
                <w:rPrChange w:id="298" w:author="Don Ferer" w:date="2026-07-30T08:26:00Z">
                  <w:rPr>
                    <w:ins w:id="299" w:author="Don Ferer" w:date="2026-07-09T09:13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300" w:author="Don Ferer" w:date="2026-07-09T09:13:00Z">
              <w:r w:rsidRPr="00824CBB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301" w:author="Don Ferer" w:date="2026-07-30T08:26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Niveau 3ème au moins ou être titulaire du CQP ou du CAP d'un métier de la même filière + 3 ans d'expérience professionnelle</w:t>
              </w:r>
            </w:ins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DD3184C" w14:textId="4E6F4C91" w:rsidR="00DA5231" w:rsidRPr="00824CBB" w:rsidRDefault="00DA5231" w:rsidP="00DA5231">
            <w:pPr>
              <w:spacing w:after="0" w:line="240" w:lineRule="auto"/>
              <w:jc w:val="center"/>
              <w:rPr>
                <w:ins w:id="302" w:author="Don Ferer" w:date="2026-07-09T09:13:00Z"/>
                <w:rFonts w:ascii="Arial Narrow" w:eastAsia="Times New Roman" w:hAnsi="Arial Narrow" w:cs="Arial"/>
                <w:sz w:val="16"/>
                <w:szCs w:val="16"/>
                <w:highlight w:val="yellow"/>
                <w:rPrChange w:id="303" w:author="Don Ferer" w:date="2026-07-30T08:26:00Z">
                  <w:rPr>
                    <w:ins w:id="304" w:author="Don Ferer" w:date="2026-07-09T09:13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305" w:author="Don Ferer" w:date="2026-07-09T09:13:00Z">
              <w:r w:rsidRPr="00824CBB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306" w:author="Don Ferer" w:date="2026-07-30T08:26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BQP</w:t>
              </w:r>
            </w:ins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6582002" w14:textId="3A9B93F0" w:rsidR="00DA5231" w:rsidRPr="00824CBB" w:rsidRDefault="00DA5231" w:rsidP="00DA5231">
            <w:pPr>
              <w:spacing w:after="0" w:line="240" w:lineRule="auto"/>
              <w:jc w:val="center"/>
              <w:rPr>
                <w:ins w:id="307" w:author="Don Ferer" w:date="2026-07-09T09:13:00Z"/>
                <w:rFonts w:ascii="Arial Narrow" w:eastAsia="Times New Roman" w:hAnsi="Arial Narrow" w:cs="Arial"/>
                <w:sz w:val="16"/>
                <w:szCs w:val="16"/>
                <w:highlight w:val="yellow"/>
                <w:rPrChange w:id="308" w:author="Don Ferer" w:date="2026-07-30T08:26:00Z">
                  <w:rPr>
                    <w:ins w:id="309" w:author="Don Ferer" w:date="2026-07-09T09:13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310" w:author="Don Ferer" w:date="2026-07-26T10:49:00Z">
              <w:r w:rsidRPr="00824CBB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311" w:author="Don Ferer" w:date="2026-07-30T08:26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115 000</w:t>
              </w:r>
            </w:ins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DD0C512" w14:textId="0BE5181D" w:rsidR="00DA5231" w:rsidRPr="00824CBB" w:rsidRDefault="00DA5231" w:rsidP="00DA5231">
            <w:pPr>
              <w:spacing w:after="0" w:line="240" w:lineRule="auto"/>
              <w:jc w:val="center"/>
              <w:rPr>
                <w:ins w:id="312" w:author="Don Ferer" w:date="2026-07-09T09:13:00Z"/>
                <w:rFonts w:ascii="Arial Narrow" w:eastAsia="Times New Roman" w:hAnsi="Arial Narrow" w:cs="Arial"/>
                <w:sz w:val="16"/>
                <w:szCs w:val="16"/>
                <w:highlight w:val="yellow"/>
                <w:rPrChange w:id="313" w:author="Don Ferer" w:date="2026-07-30T08:26:00Z">
                  <w:rPr>
                    <w:ins w:id="314" w:author="Don Ferer" w:date="2026-07-09T09:13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315" w:author="Don Ferer" w:date="2026-07-09T09:13:00Z">
              <w:r w:rsidRPr="00824CBB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316" w:author="Don Ferer" w:date="2026-07-30T08:26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9 mois</w:t>
              </w:r>
            </w:ins>
          </w:p>
        </w:tc>
      </w:tr>
      <w:tr w:rsidR="00DA5231" w:rsidRPr="00334580" w14:paraId="17B64D2D" w14:textId="77777777" w:rsidTr="00F06B2B">
        <w:trPr>
          <w:trHeight w:val="284"/>
          <w:jc w:val="center"/>
          <w:ins w:id="317" w:author="Don Ferer" w:date="2026-07-26T10:56:00Z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BFC44F1" w14:textId="77777777" w:rsidR="00DA5231" w:rsidRPr="00D956B9" w:rsidRDefault="00DA5231" w:rsidP="00DA5231">
            <w:pPr>
              <w:spacing w:after="0" w:line="240" w:lineRule="auto"/>
              <w:rPr>
                <w:ins w:id="318" w:author="Don Ferer" w:date="2026-07-26T10:56:00Z"/>
                <w:rFonts w:ascii="Arial Narrow" w:eastAsia="Times New Roman" w:hAnsi="Arial Narrow" w:cs="Arial"/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EDB700" w14:textId="16DB8B88" w:rsidR="00DA5231" w:rsidRPr="00720524" w:rsidRDefault="00DA5231" w:rsidP="00DA5231">
            <w:pPr>
              <w:spacing w:after="0" w:line="240" w:lineRule="auto"/>
              <w:rPr>
                <w:ins w:id="319" w:author="Don Ferer" w:date="2026-07-26T10:56:00Z"/>
                <w:rFonts w:ascii="Arial Narrow" w:eastAsia="Times New Roman" w:hAnsi="Arial Narrow" w:cs="Arial"/>
                <w:color w:val="auto"/>
                <w:sz w:val="16"/>
                <w:szCs w:val="16"/>
                <w:highlight w:val="yellow"/>
              </w:rPr>
            </w:pPr>
            <w:ins w:id="320" w:author="Don Ferer" w:date="2026-07-26T10:56:00Z">
              <w:r w:rsidRPr="009A5AE3"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green"/>
                  <w:rPrChange w:id="321" w:author="Don Ferer" w:date="2026-07-29T16:32:00Z">
                    <w:rPr>
                      <w:rFonts w:ascii="Arial Narrow" w:eastAsia="Times New Roman" w:hAnsi="Arial Narrow" w:cs="Arial"/>
                      <w:color w:val="auto"/>
                      <w:sz w:val="16"/>
                      <w:szCs w:val="16"/>
                      <w:highlight w:val="yellow"/>
                    </w:rPr>
                  </w:rPrChange>
                </w:rPr>
                <w:t xml:space="preserve">Maintenancier en froid domestique et </w:t>
              </w:r>
            </w:ins>
            <w:ins w:id="322" w:author="Don Ferer" w:date="2026-07-29T16:31:00Z">
              <w:r w:rsidRPr="009A5AE3"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green"/>
                  <w:rPrChange w:id="323" w:author="Don Ferer" w:date="2026-07-29T16:32:00Z">
                    <w:rPr>
                      <w:rFonts w:ascii="Arial Narrow" w:eastAsia="Times New Roman" w:hAnsi="Arial Narrow" w:cs="Arial"/>
                      <w:color w:val="auto"/>
                      <w:sz w:val="16"/>
                      <w:szCs w:val="16"/>
                      <w:highlight w:val="yellow"/>
                    </w:rPr>
                  </w:rPrChange>
                </w:rPr>
                <w:t>commercial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59278F4" w14:textId="2C4EDB8C" w:rsidR="00DA5231" w:rsidRPr="0051164F" w:rsidRDefault="00DA5231" w:rsidP="00DA5231">
            <w:pPr>
              <w:spacing w:after="0" w:line="240" w:lineRule="auto"/>
              <w:rPr>
                <w:ins w:id="324" w:author="Don Ferer" w:date="2026-07-26T10:56:00Z"/>
                <w:rFonts w:ascii="Arial Narrow" w:eastAsia="Times New Roman" w:hAnsi="Arial Narrow" w:cs="Arial"/>
                <w:sz w:val="16"/>
                <w:szCs w:val="16"/>
                <w:highlight w:val="green"/>
                <w:rPrChange w:id="325" w:author="Don Ferer" w:date="2026-07-30T08:49:00Z">
                  <w:rPr>
                    <w:ins w:id="326" w:author="Don Ferer" w:date="2026-07-26T10:56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327" w:author="Don Ferer" w:date="2026-07-26T10:56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328" w:author="Don Ferer" w:date="2026-07-30T08:49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Niveau CM2 au moins</w:t>
              </w:r>
            </w:ins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F370F85" w14:textId="684957A2" w:rsidR="00DA5231" w:rsidRPr="0051164F" w:rsidRDefault="00DA5231" w:rsidP="00DA5231">
            <w:pPr>
              <w:spacing w:after="0" w:line="240" w:lineRule="auto"/>
              <w:jc w:val="center"/>
              <w:rPr>
                <w:ins w:id="329" w:author="Don Ferer" w:date="2026-07-26T10:56:00Z"/>
                <w:rFonts w:ascii="Arial Narrow" w:eastAsia="Times New Roman" w:hAnsi="Arial Narrow" w:cs="Arial"/>
                <w:sz w:val="16"/>
                <w:szCs w:val="16"/>
                <w:highlight w:val="green"/>
                <w:rPrChange w:id="330" w:author="Don Ferer" w:date="2026-07-30T08:49:00Z">
                  <w:rPr>
                    <w:ins w:id="331" w:author="Don Ferer" w:date="2026-07-26T10:56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332" w:author="Don Ferer" w:date="2026-07-26T10:56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333" w:author="Don Ferer" w:date="2026-07-30T08:49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CQP</w:t>
              </w:r>
            </w:ins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E5B23ED" w14:textId="60B3D085" w:rsidR="00DA5231" w:rsidRPr="0051164F" w:rsidRDefault="00DA5231" w:rsidP="00DA5231">
            <w:pPr>
              <w:spacing w:after="0" w:line="240" w:lineRule="auto"/>
              <w:jc w:val="center"/>
              <w:rPr>
                <w:ins w:id="334" w:author="Don Ferer" w:date="2026-07-26T10:56:00Z"/>
                <w:rFonts w:ascii="Arial Narrow" w:eastAsia="Times New Roman" w:hAnsi="Arial Narrow" w:cs="Arial"/>
                <w:sz w:val="16"/>
                <w:szCs w:val="16"/>
                <w:highlight w:val="green"/>
                <w:rPrChange w:id="335" w:author="Don Ferer" w:date="2026-07-30T08:49:00Z">
                  <w:rPr>
                    <w:ins w:id="336" w:author="Don Ferer" w:date="2026-07-26T10:56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337" w:author="Don Ferer" w:date="2026-07-26T10:56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338" w:author="Don Ferer" w:date="2026-07-30T08:49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60 000</w:t>
              </w:r>
            </w:ins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97E274C" w14:textId="6D536305" w:rsidR="00DA5231" w:rsidRPr="0051164F" w:rsidRDefault="00DA5231" w:rsidP="00DA5231">
            <w:pPr>
              <w:spacing w:after="0" w:line="240" w:lineRule="auto"/>
              <w:jc w:val="center"/>
              <w:rPr>
                <w:ins w:id="339" w:author="Don Ferer" w:date="2026-07-26T10:56:00Z"/>
                <w:rFonts w:ascii="Arial Narrow" w:eastAsia="Times New Roman" w:hAnsi="Arial Narrow" w:cs="Arial"/>
                <w:sz w:val="16"/>
                <w:szCs w:val="16"/>
                <w:highlight w:val="green"/>
                <w:rPrChange w:id="340" w:author="Don Ferer" w:date="2026-07-30T08:49:00Z">
                  <w:rPr>
                    <w:ins w:id="341" w:author="Don Ferer" w:date="2026-07-26T10:56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342" w:author="Don Ferer" w:date="2026-07-26T10:56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343" w:author="Don Ferer" w:date="2026-07-30T08:49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8 mois</w:t>
              </w:r>
            </w:ins>
          </w:p>
        </w:tc>
      </w:tr>
      <w:tr w:rsidR="00DA5231" w:rsidRPr="00334580" w14:paraId="413CB812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F2F082A" w14:textId="77777777" w:rsidR="00DA5231" w:rsidRPr="00D956B9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A58EDEE" w14:textId="77777777" w:rsidR="00DA5231" w:rsidRPr="0007578F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07578F">
              <w:rPr>
                <w:rFonts w:ascii="Arial Narrow" w:eastAsia="Times New Roman" w:hAnsi="Arial Narrow" w:cs="Arial"/>
                <w:sz w:val="16"/>
                <w:szCs w:val="16"/>
              </w:rPr>
              <w:t>Couturier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0AC7F8D" w14:textId="77777777" w:rsidR="00DA5231" w:rsidRPr="00D956B9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4A637FC" w14:textId="77777777" w:rsidR="00DA5231" w:rsidRPr="00D956B9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7BEB0BE" w14:textId="77777777" w:rsidR="00DA5231" w:rsidRPr="00D956B9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98F159B" w14:textId="77777777" w:rsidR="00DA5231" w:rsidRPr="00D956B9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DA5231" w:rsidRPr="00334580" w14:paraId="08351B87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16E5F6F" w14:textId="77777777" w:rsidR="00DA5231" w:rsidRPr="00D956B9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24FF773" w14:textId="77777777" w:rsidR="00DA5231" w:rsidRPr="0007578F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07578F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Aide-électricien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0D4AD41" w14:textId="77777777" w:rsidR="00DA5231" w:rsidRPr="00D956B9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A074C1D" w14:textId="77777777" w:rsidR="00DA5231" w:rsidRPr="00D956B9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4FFC28A" w14:textId="77777777" w:rsidR="00DA5231" w:rsidRPr="00D956B9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2D6DEFC" w14:textId="77777777" w:rsidR="00DA5231" w:rsidRPr="00D956B9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DA5231" w:rsidRPr="00334580" w14:paraId="0D200997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86DC370" w14:textId="77777777" w:rsidR="00DA5231" w:rsidRPr="00D956B9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5EF95C4" w14:textId="77777777" w:rsidR="00DA5231" w:rsidRPr="00240CB9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FF6FA9">
              <w:rPr>
                <w:rFonts w:ascii="Arial Narrow" w:eastAsia="Times New Roman" w:hAnsi="Arial Narrow" w:cs="Arial"/>
                <w:sz w:val="16"/>
                <w:szCs w:val="16"/>
              </w:rPr>
              <w:t>Maintenancier des équipements et systèmes informatiques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35154F2" w14:textId="77777777" w:rsidR="00DA5231" w:rsidRPr="00FF6FA9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  <w:rPrChange w:id="344" w:author="Don Ferer" w:date="2026-07-31T15:35:00Z">
                  <w:rPr>
                    <w:rFonts w:ascii="Arial Narrow" w:eastAsia="Times New Roman" w:hAnsi="Arial Narrow" w:cs="Arial"/>
                    <w:sz w:val="16"/>
                    <w:szCs w:val="16"/>
                    <w:highlight w:val="yellow"/>
                  </w:rPr>
                </w:rPrChange>
              </w:rPr>
            </w:pPr>
            <w:r w:rsidRPr="00FF6FA9">
              <w:rPr>
                <w:rFonts w:ascii="Arial Narrow" w:eastAsia="Times New Roman" w:hAnsi="Arial Narrow" w:cs="Arial"/>
                <w:sz w:val="16"/>
                <w:szCs w:val="16"/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34B277" w14:textId="77777777" w:rsidR="00DA5231" w:rsidRPr="00FF6FA9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rPrChange w:id="345" w:author="Don Ferer" w:date="2026-07-31T15:35:00Z">
                  <w:rPr>
                    <w:rFonts w:ascii="Arial Narrow" w:eastAsia="Times New Roman" w:hAnsi="Arial Narrow" w:cs="Arial"/>
                    <w:sz w:val="16"/>
                    <w:szCs w:val="16"/>
                    <w:highlight w:val="yellow"/>
                  </w:rPr>
                </w:rPrChange>
              </w:rPr>
            </w:pPr>
            <w:r w:rsidRPr="00FF6FA9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AAF3DF3" w14:textId="77777777" w:rsidR="00DA5231" w:rsidRPr="00FF6FA9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rPrChange w:id="346" w:author="Don Ferer" w:date="2026-07-31T15:35:00Z">
                  <w:rPr>
                    <w:rFonts w:ascii="Arial Narrow" w:eastAsia="Times New Roman" w:hAnsi="Arial Narrow" w:cs="Arial"/>
                    <w:sz w:val="16"/>
                    <w:szCs w:val="16"/>
                    <w:highlight w:val="yellow"/>
                  </w:rPr>
                </w:rPrChange>
              </w:rPr>
            </w:pPr>
            <w:r w:rsidRPr="00FF6FA9">
              <w:rPr>
                <w:rFonts w:ascii="Arial Narrow" w:eastAsia="Times New Roman" w:hAnsi="Arial Narrow" w:cs="Arial"/>
                <w:sz w:val="16"/>
                <w:szCs w:val="16"/>
              </w:rPr>
              <w:t>115 000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FE84806" w14:textId="77777777" w:rsidR="00DA5231" w:rsidRPr="00FF6FA9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rPrChange w:id="347" w:author="Don Ferer" w:date="2026-07-31T15:35:00Z">
                  <w:rPr>
                    <w:rFonts w:ascii="Arial Narrow" w:eastAsia="Times New Roman" w:hAnsi="Arial Narrow" w:cs="Arial"/>
                    <w:sz w:val="16"/>
                    <w:szCs w:val="16"/>
                    <w:highlight w:val="yellow"/>
                  </w:rPr>
                </w:rPrChange>
              </w:rPr>
            </w:pPr>
            <w:r w:rsidRPr="00FF6FA9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DA5231" w:rsidRPr="00334580" w14:paraId="6C2B1E85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11C9FA1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22498B0" w14:textId="77777777" w:rsidR="00DA5231" w:rsidRPr="0007578F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07578F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Electricien du Bâtiment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102706E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59FF34B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4455B17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115</w:t>
            </w:r>
            <w:r>
              <w:rPr>
                <w:rFonts w:ascii="Arial Narrow" w:eastAsia="Times New Roman" w:hAnsi="Arial Narrow" w:cs="Arial"/>
                <w:sz w:val="16"/>
                <w:szCs w:val="16"/>
              </w:rPr>
              <w:t xml:space="preserve"> </w:t>
            </w: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3C448D7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DA5231" w:rsidRPr="00334580" w14:paraId="7AF46266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D3EB9EB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A6F51E5" w14:textId="77777777" w:rsidR="00DA5231" w:rsidRPr="00FF6FA9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FF6FA9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Constructeur Métallique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BA5C31E" w14:textId="77777777" w:rsidR="00DA5231" w:rsidRPr="00240CB9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240CB9">
              <w:rPr>
                <w:rFonts w:ascii="Arial Narrow" w:eastAsia="Times New Roman" w:hAnsi="Arial Narrow" w:cs="Arial"/>
                <w:sz w:val="16"/>
                <w:szCs w:val="16"/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13B1237" w14:textId="77777777" w:rsidR="00DA5231" w:rsidRPr="00FF6FA9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FF6FA9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36AA4A" w14:textId="77777777" w:rsidR="00DA5231" w:rsidRPr="00FF6FA9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FF6FA9">
              <w:rPr>
                <w:rFonts w:ascii="Arial Narrow" w:eastAsia="Times New Roman" w:hAnsi="Arial Narrow" w:cs="Arial"/>
                <w:sz w:val="16"/>
                <w:szCs w:val="16"/>
              </w:rPr>
              <w:t>115 000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62F9859" w14:textId="77777777" w:rsidR="00DA5231" w:rsidRPr="00FF6FA9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FF6FA9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DA5231" w:rsidRPr="00334580" w14:paraId="32D1A3D9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C6FDB9E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A48F9EA" w14:textId="77777777" w:rsidR="00DA5231" w:rsidRPr="0007578F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07578F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Maçon Polyvalent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CA864B8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2CB11A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492E625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115</w:t>
            </w:r>
            <w:r>
              <w:rPr>
                <w:rFonts w:ascii="Arial Narrow" w:eastAsia="Times New Roman" w:hAnsi="Arial Narrow" w:cs="Arial"/>
                <w:sz w:val="16"/>
                <w:szCs w:val="16"/>
              </w:rPr>
              <w:t xml:space="preserve"> </w:t>
            </w: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2940005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DA5231" w:rsidRPr="00334580" w14:paraId="4E418E29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F878231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C9A5AC7" w14:textId="77777777" w:rsidR="00DA5231" w:rsidRPr="00FF6FA9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FF6FA9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Plombier Polyvalent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8998159" w14:textId="77777777" w:rsidR="00DA5231" w:rsidRPr="00240CB9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240CB9">
              <w:rPr>
                <w:rFonts w:ascii="Arial Narrow" w:eastAsia="Times New Roman" w:hAnsi="Arial Narrow" w:cs="Arial"/>
                <w:sz w:val="16"/>
                <w:szCs w:val="16"/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4041351" w14:textId="77777777" w:rsidR="00DA5231" w:rsidRPr="00FF6FA9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FF6FA9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B65D80D" w14:textId="77777777" w:rsidR="00DA5231" w:rsidRPr="00FF6FA9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FF6FA9">
              <w:rPr>
                <w:rFonts w:ascii="Arial Narrow" w:eastAsia="Times New Roman" w:hAnsi="Arial Narrow" w:cs="Arial"/>
                <w:sz w:val="16"/>
                <w:szCs w:val="16"/>
              </w:rPr>
              <w:t>115 000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D1E4B75" w14:textId="77777777" w:rsidR="00DA5231" w:rsidRPr="00FF6FA9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FF6FA9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DA5231" w:rsidRPr="00334580" w14:paraId="28B60F34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3F79FC0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DB84EF6" w14:textId="77777777" w:rsidR="00DA5231" w:rsidRPr="0007578F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07578F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Maintenancier automobile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2B9EE68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1FC1114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E280B80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115</w:t>
            </w:r>
            <w:r>
              <w:rPr>
                <w:rFonts w:ascii="Arial Narrow" w:eastAsia="Times New Roman" w:hAnsi="Arial Narrow" w:cs="Arial"/>
                <w:sz w:val="16"/>
                <w:szCs w:val="16"/>
              </w:rPr>
              <w:t xml:space="preserve"> </w:t>
            </w: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14E022C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DA5231" w:rsidRPr="00334580" w14:paraId="01848C8C" w14:textId="77777777" w:rsidTr="00F06B2B">
        <w:trPr>
          <w:trHeight w:val="284"/>
          <w:jc w:val="center"/>
        </w:trPr>
        <w:tc>
          <w:tcPr>
            <w:tcW w:w="98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200BA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  <w:t>Centre Régional de Formation Professionnelle de Koudougou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2C5D0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Plombier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B7D61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5AA4A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28744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BFFE4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DA5231" w:rsidRPr="00334580" w14:paraId="775234ED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08B9C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8B4B7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Menuisier métallique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9BC02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E3F04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44F54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3F8F2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DA5231" w:rsidRPr="00334580" w14:paraId="5A7EF9FD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56036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8B1AF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Aide-électricien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57E03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00118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6E4EA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8ADC4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DA5231" w:rsidRPr="00334580" w14:paraId="26C638FE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94B2E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D60F9C" w14:textId="77777777" w:rsidR="00DA5231" w:rsidRPr="008A2D2E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8A2D2E">
              <w:rPr>
                <w:rFonts w:ascii="Arial Narrow" w:eastAsia="Times New Roman" w:hAnsi="Arial Narrow" w:cs="Arial"/>
                <w:sz w:val="16"/>
                <w:szCs w:val="16"/>
              </w:rPr>
              <w:t>Electricien du bâtiment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219CBB" w14:textId="77777777" w:rsidR="00DA5231" w:rsidRPr="008A2D2E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8A2D2E">
              <w:rPr>
                <w:rFonts w:ascii="Arial Narrow" w:eastAsia="Times New Roman" w:hAnsi="Arial Narrow" w:cs="Arial"/>
                <w:sz w:val="16"/>
                <w:szCs w:val="16"/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86693C" w14:textId="77777777" w:rsidR="00DA5231" w:rsidRPr="008A2D2E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8A2D2E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7FD839" w14:textId="77777777" w:rsidR="00DA5231" w:rsidRPr="008A2D2E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8A2D2E">
              <w:rPr>
                <w:rFonts w:ascii="Arial Narrow" w:eastAsia="Times New Roman" w:hAnsi="Arial Narrow" w:cs="Arial"/>
                <w:sz w:val="16"/>
                <w:szCs w:val="16"/>
              </w:rPr>
              <w:t>115 000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96C9BE" w14:textId="77777777" w:rsidR="00DA5231" w:rsidRPr="008A2D2E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8A2D2E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DA5231" w:rsidRPr="00334580" w14:paraId="43984937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5403E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FE4771" w14:textId="77777777" w:rsidR="00DA5231" w:rsidRPr="00D956B9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Maintenancier des équipements et systèmes informatiques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078761" w14:textId="77777777" w:rsidR="00DA5231" w:rsidRPr="00D956B9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E1591A" w14:textId="77777777" w:rsidR="00DA5231" w:rsidRPr="00D956B9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23EB26" w14:textId="77777777" w:rsidR="00DA5231" w:rsidRPr="00D956B9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115 000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00ED31" w14:textId="77777777" w:rsidR="00DA5231" w:rsidRPr="00D956B9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DA5231" w:rsidRPr="00334580" w14:paraId="5C88F5D4" w14:textId="77777777" w:rsidTr="00F06B2B">
        <w:trPr>
          <w:trHeight w:val="284"/>
          <w:jc w:val="center"/>
          <w:ins w:id="348" w:author="Don Ferer" w:date="2026-07-26T10:35:00Z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3DD2C" w14:textId="77777777" w:rsidR="00DA5231" w:rsidRPr="00334580" w:rsidRDefault="00DA5231" w:rsidP="00DA5231">
            <w:pPr>
              <w:spacing w:after="0" w:line="240" w:lineRule="auto"/>
              <w:rPr>
                <w:ins w:id="349" w:author="Don Ferer" w:date="2026-07-26T10:35:00Z"/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38B4D5" w14:textId="547E594B" w:rsidR="00DA5231" w:rsidRPr="009156F3" w:rsidRDefault="00DA5231" w:rsidP="00DA5231">
            <w:pPr>
              <w:spacing w:after="0" w:line="240" w:lineRule="auto"/>
              <w:rPr>
                <w:ins w:id="350" w:author="Don Ferer" w:date="2026-07-26T10:35:00Z"/>
                <w:rFonts w:ascii="Arial Narrow" w:eastAsia="Times New Roman" w:hAnsi="Arial Narrow" w:cs="Arial"/>
                <w:sz w:val="16"/>
                <w:szCs w:val="16"/>
                <w:highlight w:val="yellow"/>
                <w:rPrChange w:id="351" w:author="Don Ferer" w:date="2026-07-26T10:35:00Z">
                  <w:rPr>
                    <w:ins w:id="352" w:author="Don Ferer" w:date="2026-07-26T10:35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353" w:author="Don Ferer" w:date="2026-07-26T10:35:00Z">
              <w:r w:rsidRPr="00775514"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green"/>
                  <w:rPrChange w:id="354" w:author="Don Ferer" w:date="2026-07-29T16:28:00Z">
                    <w:rPr>
                      <w:rFonts w:ascii="Arial Narrow" w:eastAsia="Times New Roman" w:hAnsi="Arial Narrow" w:cs="Arial"/>
                      <w:color w:val="auto"/>
                      <w:sz w:val="16"/>
                      <w:szCs w:val="16"/>
                    </w:rPr>
                  </w:rPrChange>
                </w:rPr>
                <w:t xml:space="preserve">Plombier polyvalent 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7E0CAB" w14:textId="0E346917" w:rsidR="00DA5231" w:rsidRPr="0051164F" w:rsidRDefault="00DA5231" w:rsidP="00DA5231">
            <w:pPr>
              <w:spacing w:after="0" w:line="240" w:lineRule="auto"/>
              <w:rPr>
                <w:ins w:id="355" w:author="Don Ferer" w:date="2026-07-26T10:35:00Z"/>
                <w:rFonts w:ascii="Arial Narrow" w:eastAsia="Times New Roman" w:hAnsi="Arial Narrow" w:cs="Arial"/>
                <w:sz w:val="16"/>
                <w:szCs w:val="16"/>
                <w:highlight w:val="green"/>
                <w:rPrChange w:id="356" w:author="Don Ferer" w:date="2026-07-30T08:49:00Z">
                  <w:rPr>
                    <w:ins w:id="357" w:author="Don Ferer" w:date="2026-07-26T10:35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358" w:author="Don Ferer" w:date="2026-07-26T10:35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359" w:author="Don Ferer" w:date="2026-07-30T08:49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Niveau 3ème au moins ou être titulaire du CQP ou du CAP d'un métier de la même filière + 3 ans d'expérience professionnelle</w:t>
              </w:r>
            </w:ins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B8EC4A" w14:textId="0BB05ED7" w:rsidR="00DA5231" w:rsidRPr="0051164F" w:rsidRDefault="00DA5231" w:rsidP="00DA5231">
            <w:pPr>
              <w:spacing w:after="0" w:line="240" w:lineRule="auto"/>
              <w:jc w:val="center"/>
              <w:rPr>
                <w:ins w:id="360" w:author="Don Ferer" w:date="2026-07-26T10:35:00Z"/>
                <w:rFonts w:ascii="Arial Narrow" w:eastAsia="Times New Roman" w:hAnsi="Arial Narrow" w:cs="Arial"/>
                <w:sz w:val="16"/>
                <w:szCs w:val="16"/>
                <w:highlight w:val="green"/>
                <w:rPrChange w:id="361" w:author="Don Ferer" w:date="2026-07-30T08:49:00Z">
                  <w:rPr>
                    <w:ins w:id="362" w:author="Don Ferer" w:date="2026-07-26T10:35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363" w:author="Don Ferer" w:date="2026-07-26T10:35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364" w:author="Don Ferer" w:date="2026-07-30T08:49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BQP</w:t>
              </w:r>
            </w:ins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4DA981" w14:textId="1A1E99CC" w:rsidR="00DA5231" w:rsidRPr="0051164F" w:rsidRDefault="00DA5231" w:rsidP="00DA5231">
            <w:pPr>
              <w:spacing w:after="0" w:line="240" w:lineRule="auto"/>
              <w:jc w:val="center"/>
              <w:rPr>
                <w:ins w:id="365" w:author="Don Ferer" w:date="2026-07-26T10:35:00Z"/>
                <w:rFonts w:ascii="Arial Narrow" w:eastAsia="Times New Roman" w:hAnsi="Arial Narrow" w:cs="Arial"/>
                <w:sz w:val="16"/>
                <w:szCs w:val="16"/>
                <w:highlight w:val="green"/>
                <w:rPrChange w:id="366" w:author="Don Ferer" w:date="2026-07-30T08:49:00Z">
                  <w:rPr>
                    <w:ins w:id="367" w:author="Don Ferer" w:date="2026-07-26T10:35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368" w:author="Don Ferer" w:date="2026-07-27T00:26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369" w:author="Don Ferer" w:date="2026-07-30T08:49:00Z">
                    <w:rPr>
                      <w:rFonts w:ascii="Arial Narrow" w:eastAsia="Times New Roman" w:hAnsi="Arial Narrow" w:cs="Arial"/>
                      <w:sz w:val="16"/>
                      <w:szCs w:val="16"/>
                      <w:highlight w:val="yellow"/>
                    </w:rPr>
                  </w:rPrChange>
                </w:rPr>
                <w:t>115 000</w:t>
              </w:r>
            </w:ins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6C6C70" w14:textId="2BD9FFEC" w:rsidR="00DA5231" w:rsidRPr="0051164F" w:rsidRDefault="00DA5231" w:rsidP="00DA5231">
            <w:pPr>
              <w:spacing w:after="0" w:line="240" w:lineRule="auto"/>
              <w:jc w:val="center"/>
              <w:rPr>
                <w:ins w:id="370" w:author="Don Ferer" w:date="2026-07-26T10:35:00Z"/>
                <w:rFonts w:ascii="Arial Narrow" w:eastAsia="Times New Roman" w:hAnsi="Arial Narrow" w:cs="Arial"/>
                <w:sz w:val="16"/>
                <w:szCs w:val="16"/>
                <w:highlight w:val="green"/>
                <w:rPrChange w:id="371" w:author="Don Ferer" w:date="2026-07-30T08:49:00Z">
                  <w:rPr>
                    <w:ins w:id="372" w:author="Don Ferer" w:date="2026-07-26T10:35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373" w:author="Don Ferer" w:date="2026-07-26T10:35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374" w:author="Don Ferer" w:date="2026-07-30T08:49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9 mois</w:t>
              </w:r>
            </w:ins>
          </w:p>
        </w:tc>
      </w:tr>
      <w:tr w:rsidR="00DA5231" w:rsidRPr="00334580" w14:paraId="5C784924" w14:textId="77777777" w:rsidTr="00C95553">
        <w:tblPrEx>
          <w:tblW w:w="5165" w:type="pct"/>
          <w:jc w:val="center"/>
          <w:tblCellMar>
            <w:left w:w="70" w:type="dxa"/>
            <w:right w:w="70" w:type="dxa"/>
          </w:tblCellMar>
          <w:tblPrExChange w:id="375" w:author="Don Ferer" w:date="2026-07-26T10:39:00Z">
            <w:tblPrEx>
              <w:tblW w:w="5165" w:type="pct"/>
              <w:jc w:val="center"/>
              <w:tblCellMar>
                <w:left w:w="70" w:type="dxa"/>
                <w:right w:w="70" w:type="dxa"/>
              </w:tblCellMar>
            </w:tblPrEx>
          </w:tblPrExChange>
        </w:tblPrEx>
        <w:trPr>
          <w:trHeight w:val="284"/>
          <w:jc w:val="center"/>
          <w:ins w:id="376" w:author="Don Ferer" w:date="2026-07-26T10:35:00Z"/>
          <w:trPrChange w:id="377" w:author="Don Ferer" w:date="2026-07-26T10:39:00Z">
            <w:trPr>
              <w:gridBefore w:val="2"/>
              <w:trHeight w:val="284"/>
              <w:jc w:val="center"/>
            </w:trPr>
          </w:trPrChange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PrChange w:id="378" w:author="Don Ferer" w:date="2026-07-26T10:39:00Z">
              <w:tcPr>
                <w:tcW w:w="983" w:type="pct"/>
                <w:gridSpan w:val="3"/>
                <w:vMerge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40612A91" w14:textId="77777777" w:rsidR="00DA5231" w:rsidRPr="00334580" w:rsidRDefault="00DA5231" w:rsidP="00DA5231">
            <w:pPr>
              <w:spacing w:after="0" w:line="240" w:lineRule="auto"/>
              <w:rPr>
                <w:ins w:id="379" w:author="Don Ferer" w:date="2026-07-26T10:35:00Z"/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380" w:author="Don Ferer" w:date="2026-07-26T10:39:00Z">
              <w:tcPr>
                <w:tcW w:w="111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6AAACA73" w14:textId="53D3D7FE" w:rsidR="00DA5231" w:rsidRPr="009156F3" w:rsidRDefault="00DA5231" w:rsidP="00DA5231">
            <w:pPr>
              <w:spacing w:after="0" w:line="240" w:lineRule="auto"/>
              <w:rPr>
                <w:ins w:id="381" w:author="Don Ferer" w:date="2026-07-26T10:35:00Z"/>
                <w:rFonts w:ascii="Arial Narrow" w:eastAsia="Times New Roman" w:hAnsi="Arial Narrow" w:cs="Arial"/>
                <w:sz w:val="16"/>
                <w:szCs w:val="16"/>
                <w:highlight w:val="yellow"/>
                <w:rPrChange w:id="382" w:author="Don Ferer" w:date="2026-07-26T10:35:00Z">
                  <w:rPr>
                    <w:ins w:id="383" w:author="Don Ferer" w:date="2026-07-26T10:35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384" w:author="Don Ferer" w:date="2026-07-29T16:29:00Z">
              <w:r w:rsidRPr="00775514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385" w:author="Don Ferer" w:date="2026-07-29T16:30:00Z">
                    <w:rPr>
                      <w:rFonts w:ascii="Arial Narrow" w:eastAsia="Times New Roman" w:hAnsi="Arial Narrow" w:cs="Arial"/>
                      <w:sz w:val="16"/>
                      <w:szCs w:val="16"/>
                      <w:highlight w:val="yellow"/>
                    </w:rPr>
                  </w:rPrChange>
                </w:rPr>
                <w:t>Technicien en reseaux et maintenance informatiques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386" w:author="Don Ferer" w:date="2026-07-26T10:39:00Z">
              <w:tcPr>
                <w:tcW w:w="1479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35258C73" w14:textId="4BDF3C24" w:rsidR="00DA5231" w:rsidRPr="0051164F" w:rsidRDefault="00DA5231" w:rsidP="00DA5231">
            <w:pPr>
              <w:spacing w:after="0" w:line="240" w:lineRule="auto"/>
              <w:rPr>
                <w:ins w:id="387" w:author="Don Ferer" w:date="2026-07-26T10:35:00Z"/>
                <w:rFonts w:ascii="Arial Narrow" w:eastAsia="Times New Roman" w:hAnsi="Arial Narrow" w:cs="Arial"/>
                <w:sz w:val="16"/>
                <w:szCs w:val="16"/>
                <w:highlight w:val="green"/>
                <w:rPrChange w:id="388" w:author="Don Ferer" w:date="2026-07-30T08:49:00Z">
                  <w:rPr>
                    <w:ins w:id="389" w:author="Don Ferer" w:date="2026-07-26T10:35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390" w:author="Don Ferer" w:date="2026-07-29T16:30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391" w:author="Don Ferer" w:date="2026-07-30T08:49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Niveau de la classe de 1ère, ou être titulaire du BQP ou du BEP dans la filière ou le corps de métier + 3 ans d'expérience professionnelle prouvé (attestation, certificat de travail)</w:t>
              </w:r>
            </w:ins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392" w:author="Don Ferer" w:date="2026-07-26T10:39:00Z">
              <w:tcPr>
                <w:tcW w:w="573" w:type="pct"/>
                <w:gridSpan w:val="4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7C89D61D" w14:textId="0B7EB877" w:rsidR="00DA5231" w:rsidRPr="0051164F" w:rsidRDefault="00DA5231" w:rsidP="00DA5231">
            <w:pPr>
              <w:spacing w:after="0" w:line="240" w:lineRule="auto"/>
              <w:jc w:val="center"/>
              <w:rPr>
                <w:ins w:id="393" w:author="Don Ferer" w:date="2026-07-26T10:35:00Z"/>
                <w:rFonts w:ascii="Arial Narrow" w:eastAsia="Times New Roman" w:hAnsi="Arial Narrow" w:cs="Arial"/>
                <w:sz w:val="16"/>
                <w:szCs w:val="16"/>
                <w:highlight w:val="green"/>
                <w:rPrChange w:id="394" w:author="Don Ferer" w:date="2026-07-30T08:49:00Z">
                  <w:rPr>
                    <w:ins w:id="395" w:author="Don Ferer" w:date="2026-07-26T10:35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396" w:author="Don Ferer" w:date="2026-07-29T16:30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397" w:author="Don Ferer" w:date="2026-07-30T08:49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BPT</w:t>
              </w:r>
            </w:ins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PrChange w:id="398" w:author="Don Ferer" w:date="2026-07-26T10:39:00Z">
              <w:tcPr>
                <w:tcW w:w="513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4EE81B88" w14:textId="177759B4" w:rsidR="00DA5231" w:rsidRPr="0051164F" w:rsidRDefault="00DA5231" w:rsidP="00DA5231">
            <w:pPr>
              <w:spacing w:after="0" w:line="240" w:lineRule="auto"/>
              <w:jc w:val="center"/>
              <w:rPr>
                <w:ins w:id="399" w:author="Don Ferer" w:date="2026-07-26T10:35:00Z"/>
                <w:rFonts w:ascii="Arial Narrow" w:eastAsia="Times New Roman" w:hAnsi="Arial Narrow" w:cs="Arial"/>
                <w:sz w:val="16"/>
                <w:szCs w:val="16"/>
                <w:highlight w:val="green"/>
                <w:rPrChange w:id="400" w:author="Don Ferer" w:date="2026-07-30T08:49:00Z">
                  <w:rPr>
                    <w:ins w:id="401" w:author="Don Ferer" w:date="2026-07-26T10:35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402" w:author="Don Ferer" w:date="2026-07-26T10:39:00Z">
              <w:tcPr>
                <w:tcW w:w="33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39751A21" w14:textId="395D3361" w:rsidR="00DA5231" w:rsidRPr="0051164F" w:rsidRDefault="00DA5231" w:rsidP="00DA5231">
            <w:pPr>
              <w:spacing w:after="0" w:line="240" w:lineRule="auto"/>
              <w:jc w:val="center"/>
              <w:rPr>
                <w:ins w:id="403" w:author="Don Ferer" w:date="2026-07-26T10:35:00Z"/>
                <w:rFonts w:ascii="Arial Narrow" w:eastAsia="Times New Roman" w:hAnsi="Arial Narrow" w:cs="Arial"/>
                <w:sz w:val="16"/>
                <w:szCs w:val="16"/>
                <w:highlight w:val="green"/>
                <w:rPrChange w:id="404" w:author="Don Ferer" w:date="2026-07-30T08:49:00Z">
                  <w:rPr>
                    <w:ins w:id="405" w:author="Don Ferer" w:date="2026-07-26T10:35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406" w:author="Don Ferer" w:date="2026-07-29T16:30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407" w:author="Don Ferer" w:date="2026-07-30T08:49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10</w:t>
              </w:r>
            </w:ins>
            <w:ins w:id="408" w:author="Don Ferer" w:date="2026-07-26T10:35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409" w:author="Don Ferer" w:date="2026-07-30T08:49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 xml:space="preserve"> mois</w:t>
              </w:r>
            </w:ins>
          </w:p>
        </w:tc>
      </w:tr>
      <w:tr w:rsidR="00DA5231" w:rsidRPr="00334580" w14:paraId="2DC6599A" w14:textId="77777777" w:rsidTr="0021152A">
        <w:tblPrEx>
          <w:tblW w:w="5165" w:type="pct"/>
          <w:jc w:val="center"/>
          <w:tblCellMar>
            <w:left w:w="70" w:type="dxa"/>
            <w:right w:w="70" w:type="dxa"/>
          </w:tblCellMar>
          <w:tblPrExChange w:id="410" w:author="Don Ferer" w:date="2026-07-31T15:20:00Z">
            <w:tblPrEx>
              <w:tblW w:w="5165" w:type="pct"/>
              <w:jc w:val="center"/>
              <w:tblCellMar>
                <w:left w:w="70" w:type="dxa"/>
                <w:right w:w="70" w:type="dxa"/>
              </w:tblCellMar>
            </w:tblPrEx>
          </w:tblPrExChange>
        </w:tblPrEx>
        <w:trPr>
          <w:trHeight w:val="568"/>
          <w:jc w:val="center"/>
          <w:ins w:id="411" w:author="Don Ferer" w:date="2026-07-10T16:43:00Z"/>
          <w:trPrChange w:id="412" w:author="Don Ferer" w:date="2026-07-31T15:20:00Z">
            <w:trPr>
              <w:gridBefore w:val="2"/>
              <w:trHeight w:val="568"/>
              <w:jc w:val="center"/>
            </w:trPr>
          </w:trPrChange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PrChange w:id="413" w:author="Don Ferer" w:date="2026-07-31T15:20:00Z">
              <w:tcPr>
                <w:tcW w:w="983" w:type="pct"/>
                <w:gridSpan w:val="3"/>
                <w:vMerge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1282298B" w14:textId="77777777" w:rsidR="00DA5231" w:rsidRPr="00334580" w:rsidRDefault="00DA5231" w:rsidP="00DA5231">
            <w:pPr>
              <w:spacing w:after="0" w:line="240" w:lineRule="auto"/>
              <w:rPr>
                <w:ins w:id="414" w:author="Don Ferer" w:date="2026-07-10T16:43:00Z"/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right w:val="single" w:sz="4" w:space="0" w:color="auto"/>
            </w:tcBorders>
            <w:vAlign w:val="center"/>
            <w:tcPrChange w:id="415" w:author="Don Ferer" w:date="2026-07-31T15:20:00Z">
              <w:tcPr>
                <w:tcW w:w="1116" w:type="pct"/>
                <w:gridSpan w:val="3"/>
                <w:tcBorders>
                  <w:top w:val="nil"/>
                  <w:left w:val="nil"/>
                  <w:right w:val="single" w:sz="4" w:space="0" w:color="auto"/>
                </w:tcBorders>
                <w:vAlign w:val="center"/>
              </w:tcPr>
            </w:tcPrChange>
          </w:tcPr>
          <w:p w14:paraId="268065B5" w14:textId="6752DB2E" w:rsidR="00DA5231" w:rsidRPr="00334580" w:rsidRDefault="00DA5231" w:rsidP="00DA5231">
            <w:pPr>
              <w:spacing w:after="0" w:line="240" w:lineRule="auto"/>
              <w:rPr>
                <w:ins w:id="416" w:author="Don Ferer" w:date="2026-07-10T16:43:00Z"/>
                <w:rFonts w:ascii="Arial Narrow" w:eastAsia="Times New Roman" w:hAnsi="Arial Narrow" w:cs="Arial"/>
                <w:sz w:val="16"/>
                <w:szCs w:val="16"/>
              </w:rPr>
            </w:pPr>
            <w:ins w:id="417" w:author="Don Ferer" w:date="2026-07-10T16:44:00Z">
              <w:r w:rsidRPr="00775514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418" w:author="Don Ferer" w:date="2026-07-29T16:27:00Z">
                    <w:rPr>
                      <w:rFonts w:ascii="Arial Narrow" w:eastAsia="Times New Roman" w:hAnsi="Arial Narrow" w:cs="Arial"/>
                      <w:sz w:val="16"/>
                      <w:szCs w:val="16"/>
                      <w:highlight w:val="yellow"/>
                    </w:rPr>
                  </w:rPrChange>
                </w:rPr>
                <w:t>Boulanger</w:t>
              </w:r>
            </w:ins>
          </w:p>
        </w:tc>
        <w:tc>
          <w:tcPr>
            <w:tcW w:w="1479" w:type="pct"/>
            <w:tcBorders>
              <w:top w:val="nil"/>
              <w:left w:val="nil"/>
              <w:right w:val="single" w:sz="4" w:space="0" w:color="auto"/>
            </w:tcBorders>
            <w:vAlign w:val="center"/>
            <w:tcPrChange w:id="419" w:author="Don Ferer" w:date="2026-07-31T15:20:00Z">
              <w:tcPr>
                <w:tcW w:w="1479" w:type="pct"/>
                <w:gridSpan w:val="3"/>
                <w:tcBorders>
                  <w:top w:val="nil"/>
                  <w:left w:val="nil"/>
                  <w:right w:val="single" w:sz="4" w:space="0" w:color="auto"/>
                </w:tcBorders>
                <w:vAlign w:val="center"/>
              </w:tcPr>
            </w:tcPrChange>
          </w:tcPr>
          <w:p w14:paraId="26CA8AAD" w14:textId="70AF64ED" w:rsidR="00DA5231" w:rsidRPr="0051164F" w:rsidRDefault="00DA5231" w:rsidP="00DA5231">
            <w:pPr>
              <w:spacing w:after="0" w:line="240" w:lineRule="auto"/>
              <w:rPr>
                <w:ins w:id="420" w:author="Don Ferer" w:date="2026-07-10T16:43:00Z"/>
                <w:rFonts w:ascii="Arial Narrow" w:eastAsia="Times New Roman" w:hAnsi="Arial Narrow" w:cs="Arial"/>
                <w:sz w:val="16"/>
                <w:szCs w:val="16"/>
                <w:highlight w:val="green"/>
                <w:rPrChange w:id="421" w:author="Don Ferer" w:date="2026-07-30T08:49:00Z">
                  <w:rPr>
                    <w:ins w:id="422" w:author="Don Ferer" w:date="2026-07-10T16:43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423" w:author="Don Ferer" w:date="2026-07-10T16:44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424" w:author="Don Ferer" w:date="2026-07-30T08:49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Niveau 3ème au moins ou être titulaire du CQP ou du CAP d'un métier de la même filière + 3 ans d'expérience professionnelle</w:t>
              </w:r>
            </w:ins>
          </w:p>
        </w:tc>
        <w:tc>
          <w:tcPr>
            <w:tcW w:w="573" w:type="pct"/>
            <w:tcBorders>
              <w:top w:val="nil"/>
              <w:left w:val="nil"/>
              <w:right w:val="single" w:sz="4" w:space="0" w:color="auto"/>
            </w:tcBorders>
            <w:vAlign w:val="center"/>
            <w:tcPrChange w:id="425" w:author="Don Ferer" w:date="2026-07-31T15:20:00Z">
              <w:tcPr>
                <w:tcW w:w="573" w:type="pct"/>
                <w:gridSpan w:val="4"/>
                <w:tcBorders>
                  <w:top w:val="nil"/>
                  <w:left w:val="nil"/>
                  <w:right w:val="single" w:sz="4" w:space="0" w:color="auto"/>
                </w:tcBorders>
                <w:vAlign w:val="center"/>
              </w:tcPr>
            </w:tcPrChange>
          </w:tcPr>
          <w:p w14:paraId="4336D1FC" w14:textId="13BFC38C" w:rsidR="00DA5231" w:rsidRPr="0051164F" w:rsidRDefault="00DA5231" w:rsidP="00DA5231">
            <w:pPr>
              <w:spacing w:after="0" w:line="240" w:lineRule="auto"/>
              <w:jc w:val="center"/>
              <w:rPr>
                <w:ins w:id="426" w:author="Don Ferer" w:date="2026-07-10T16:43:00Z"/>
                <w:rFonts w:ascii="Arial Narrow" w:eastAsia="Times New Roman" w:hAnsi="Arial Narrow" w:cs="Arial"/>
                <w:sz w:val="16"/>
                <w:szCs w:val="16"/>
                <w:highlight w:val="green"/>
                <w:rPrChange w:id="427" w:author="Don Ferer" w:date="2026-07-30T08:49:00Z">
                  <w:rPr>
                    <w:ins w:id="428" w:author="Don Ferer" w:date="2026-07-10T16:43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429" w:author="Don Ferer" w:date="2026-07-10T16:44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430" w:author="Don Ferer" w:date="2026-07-30T08:49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BQP</w:t>
              </w:r>
            </w:ins>
          </w:p>
        </w:tc>
        <w:tc>
          <w:tcPr>
            <w:tcW w:w="513" w:type="pct"/>
            <w:gridSpan w:val="2"/>
            <w:tcBorders>
              <w:top w:val="nil"/>
              <w:left w:val="nil"/>
              <w:right w:val="single" w:sz="4" w:space="0" w:color="auto"/>
            </w:tcBorders>
            <w:vAlign w:val="center"/>
            <w:tcPrChange w:id="431" w:author="Don Ferer" w:date="2026-07-31T15:20:00Z">
              <w:tcPr>
                <w:tcW w:w="513" w:type="pct"/>
                <w:gridSpan w:val="3"/>
                <w:tcBorders>
                  <w:top w:val="nil"/>
                  <w:left w:val="nil"/>
                  <w:right w:val="single" w:sz="4" w:space="0" w:color="auto"/>
                </w:tcBorders>
              </w:tcPr>
            </w:tcPrChange>
          </w:tcPr>
          <w:p w14:paraId="292280CC" w14:textId="426FA4D4" w:rsidR="00DA5231" w:rsidRPr="0051164F" w:rsidRDefault="00DA5231" w:rsidP="00DA5231">
            <w:pPr>
              <w:spacing w:after="0" w:line="240" w:lineRule="auto"/>
              <w:jc w:val="center"/>
              <w:rPr>
                <w:ins w:id="432" w:author="Don Ferer" w:date="2026-07-10T16:43:00Z"/>
                <w:rFonts w:ascii="Arial Narrow" w:eastAsia="Times New Roman" w:hAnsi="Arial Narrow" w:cs="Arial"/>
                <w:sz w:val="16"/>
                <w:szCs w:val="16"/>
                <w:highlight w:val="green"/>
                <w:rPrChange w:id="433" w:author="Don Ferer" w:date="2026-07-30T08:49:00Z">
                  <w:rPr>
                    <w:ins w:id="434" w:author="Don Ferer" w:date="2026-07-10T16:43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435" w:author="Don Ferer" w:date="2026-07-27T00:26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436" w:author="Don Ferer" w:date="2026-07-30T08:49:00Z">
                    <w:rPr>
                      <w:rFonts w:ascii="Arial Narrow" w:eastAsia="Times New Roman" w:hAnsi="Arial Narrow" w:cs="Arial"/>
                      <w:sz w:val="16"/>
                      <w:szCs w:val="16"/>
                      <w:highlight w:val="yellow"/>
                    </w:rPr>
                  </w:rPrChange>
                </w:rPr>
                <w:t>115 000</w:t>
              </w:r>
            </w:ins>
          </w:p>
        </w:tc>
        <w:tc>
          <w:tcPr>
            <w:tcW w:w="336" w:type="pct"/>
            <w:tcBorders>
              <w:top w:val="nil"/>
              <w:left w:val="nil"/>
              <w:right w:val="single" w:sz="4" w:space="0" w:color="auto"/>
            </w:tcBorders>
            <w:vAlign w:val="center"/>
            <w:tcPrChange w:id="437" w:author="Don Ferer" w:date="2026-07-31T15:20:00Z">
              <w:tcPr>
                <w:tcW w:w="336" w:type="pct"/>
                <w:gridSpan w:val="3"/>
                <w:tcBorders>
                  <w:top w:val="nil"/>
                  <w:left w:val="nil"/>
                  <w:right w:val="single" w:sz="4" w:space="0" w:color="auto"/>
                </w:tcBorders>
                <w:vAlign w:val="center"/>
              </w:tcPr>
            </w:tcPrChange>
          </w:tcPr>
          <w:p w14:paraId="2BB3DA31" w14:textId="0A6E665D" w:rsidR="00DA5231" w:rsidRPr="0051164F" w:rsidRDefault="00DA5231" w:rsidP="00DA5231">
            <w:pPr>
              <w:spacing w:after="0" w:line="240" w:lineRule="auto"/>
              <w:jc w:val="center"/>
              <w:rPr>
                <w:ins w:id="438" w:author="Don Ferer" w:date="2026-07-10T16:43:00Z"/>
                <w:rFonts w:ascii="Arial Narrow" w:eastAsia="Times New Roman" w:hAnsi="Arial Narrow" w:cs="Arial"/>
                <w:sz w:val="16"/>
                <w:szCs w:val="16"/>
                <w:highlight w:val="green"/>
                <w:rPrChange w:id="439" w:author="Don Ferer" w:date="2026-07-30T08:49:00Z">
                  <w:rPr>
                    <w:ins w:id="440" w:author="Don Ferer" w:date="2026-07-10T16:43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441" w:author="Don Ferer" w:date="2026-07-10T16:44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442" w:author="Don Ferer" w:date="2026-07-30T08:49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9 mois</w:t>
              </w:r>
            </w:ins>
          </w:p>
        </w:tc>
      </w:tr>
      <w:tr w:rsidR="00DA5231" w:rsidRPr="00334580" w14:paraId="6E5559CE" w14:textId="77777777" w:rsidTr="00C95553">
        <w:tblPrEx>
          <w:tblW w:w="5165" w:type="pct"/>
          <w:jc w:val="center"/>
          <w:tblCellMar>
            <w:left w:w="70" w:type="dxa"/>
            <w:right w:w="70" w:type="dxa"/>
          </w:tblCellMar>
          <w:tblPrExChange w:id="443" w:author="Don Ferer" w:date="2026-07-26T10:43:00Z">
            <w:tblPrEx>
              <w:tblW w:w="5165" w:type="pct"/>
              <w:jc w:val="center"/>
              <w:tblCellMar>
                <w:left w:w="70" w:type="dxa"/>
                <w:right w:w="70" w:type="dxa"/>
              </w:tblCellMar>
            </w:tblPrEx>
          </w:tblPrExChange>
        </w:tblPrEx>
        <w:trPr>
          <w:trHeight w:val="284"/>
          <w:jc w:val="center"/>
          <w:ins w:id="444" w:author="Don Ferer" w:date="2026-07-26T10:43:00Z"/>
          <w:trPrChange w:id="445" w:author="Don Ferer" w:date="2026-07-26T10:43:00Z">
            <w:trPr>
              <w:gridBefore w:val="2"/>
              <w:trHeight w:val="284"/>
              <w:jc w:val="center"/>
            </w:trPr>
          </w:trPrChange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PrChange w:id="446" w:author="Don Ferer" w:date="2026-07-26T10:43:00Z">
              <w:tcPr>
                <w:tcW w:w="983" w:type="pct"/>
                <w:gridSpan w:val="3"/>
                <w:vMerge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6AFABEC4" w14:textId="77777777" w:rsidR="00DA5231" w:rsidRPr="00334580" w:rsidRDefault="00DA5231" w:rsidP="00DA5231">
            <w:pPr>
              <w:spacing w:after="0" w:line="240" w:lineRule="auto"/>
              <w:rPr>
                <w:ins w:id="447" w:author="Don Ferer" w:date="2026-07-26T10:43:00Z"/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448" w:author="Don Ferer" w:date="2026-07-26T10:43:00Z">
              <w:tcPr>
                <w:tcW w:w="111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307556DF" w14:textId="28BE0AC8" w:rsidR="00DA5231" w:rsidRPr="001528F7" w:rsidRDefault="00DA5231" w:rsidP="00DA5231">
            <w:pPr>
              <w:spacing w:after="0" w:line="240" w:lineRule="auto"/>
              <w:rPr>
                <w:ins w:id="449" w:author="Don Ferer" w:date="2026-07-26T10:43:00Z"/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ins w:id="450" w:author="Don Ferer" w:date="2026-07-26T10:43:00Z">
              <w:r w:rsidRPr="00775514"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green"/>
                  <w:rPrChange w:id="451" w:author="Don Ferer" w:date="2026-07-29T16:28:00Z">
                    <w:rPr>
                      <w:rFonts w:ascii="Arial Narrow" w:eastAsia="Times New Roman" w:hAnsi="Arial Narrow" w:cs="Arial"/>
                      <w:color w:val="auto"/>
                      <w:sz w:val="16"/>
                      <w:szCs w:val="16"/>
                    </w:rPr>
                  </w:rPrChange>
                </w:rPr>
                <w:t>Constructeur Métallique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452" w:author="Don Ferer" w:date="2026-07-26T10:43:00Z">
              <w:tcPr>
                <w:tcW w:w="1479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2092719F" w14:textId="1DB06523" w:rsidR="00DA5231" w:rsidRPr="0051164F" w:rsidRDefault="00DA5231" w:rsidP="00DA5231">
            <w:pPr>
              <w:spacing w:after="0" w:line="240" w:lineRule="auto"/>
              <w:rPr>
                <w:ins w:id="453" w:author="Don Ferer" w:date="2026-07-26T10:43:00Z"/>
                <w:rFonts w:ascii="Arial Narrow" w:eastAsia="Times New Roman" w:hAnsi="Arial Narrow" w:cs="Arial"/>
                <w:sz w:val="16"/>
                <w:szCs w:val="16"/>
                <w:highlight w:val="green"/>
                <w:rPrChange w:id="454" w:author="Don Ferer" w:date="2026-07-30T08:49:00Z">
                  <w:rPr>
                    <w:ins w:id="455" w:author="Don Ferer" w:date="2026-07-26T10:43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456" w:author="Don Ferer" w:date="2026-07-26T10:43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457" w:author="Don Ferer" w:date="2026-07-30T08:49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Niveau 3ème au moins ou être titulaire du CQP ou du CAP d'un métier de la même filière + 3 ans d'expérience professionnelle</w:t>
              </w:r>
            </w:ins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458" w:author="Don Ferer" w:date="2026-07-26T10:43:00Z">
              <w:tcPr>
                <w:tcW w:w="573" w:type="pct"/>
                <w:gridSpan w:val="4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2D1D949D" w14:textId="1324B853" w:rsidR="00DA5231" w:rsidRPr="0051164F" w:rsidRDefault="00DA5231" w:rsidP="00DA5231">
            <w:pPr>
              <w:spacing w:after="0" w:line="240" w:lineRule="auto"/>
              <w:jc w:val="center"/>
              <w:rPr>
                <w:ins w:id="459" w:author="Don Ferer" w:date="2026-07-26T10:43:00Z"/>
                <w:rFonts w:ascii="Arial Narrow" w:eastAsia="Times New Roman" w:hAnsi="Arial Narrow" w:cs="Arial"/>
                <w:sz w:val="16"/>
                <w:szCs w:val="16"/>
                <w:highlight w:val="green"/>
                <w:rPrChange w:id="460" w:author="Don Ferer" w:date="2026-07-30T08:49:00Z">
                  <w:rPr>
                    <w:ins w:id="461" w:author="Don Ferer" w:date="2026-07-26T10:43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462" w:author="Don Ferer" w:date="2026-07-26T10:43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463" w:author="Don Ferer" w:date="2026-07-30T08:49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BQP</w:t>
              </w:r>
            </w:ins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464" w:author="Don Ferer" w:date="2026-07-26T10:43:00Z">
              <w:tcPr>
                <w:tcW w:w="513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2DB192F" w14:textId="02BFFC02" w:rsidR="00DA5231" w:rsidRPr="0051164F" w:rsidRDefault="00DA5231" w:rsidP="00DA5231">
            <w:pPr>
              <w:spacing w:after="0" w:line="240" w:lineRule="auto"/>
              <w:jc w:val="center"/>
              <w:rPr>
                <w:ins w:id="465" w:author="Don Ferer" w:date="2026-07-26T10:43:00Z"/>
                <w:rFonts w:ascii="Arial Narrow" w:eastAsia="Times New Roman" w:hAnsi="Arial Narrow" w:cs="Arial"/>
                <w:sz w:val="16"/>
                <w:szCs w:val="16"/>
                <w:highlight w:val="green"/>
                <w:rPrChange w:id="466" w:author="Don Ferer" w:date="2026-07-30T08:49:00Z">
                  <w:rPr>
                    <w:ins w:id="467" w:author="Don Ferer" w:date="2026-07-26T10:43:00Z"/>
                    <w:rFonts w:ascii="Arial Narrow" w:eastAsia="Times New Roman" w:hAnsi="Arial Narrow" w:cs="Arial"/>
                    <w:sz w:val="16"/>
                    <w:szCs w:val="16"/>
                    <w:highlight w:val="yellow"/>
                  </w:rPr>
                </w:rPrChange>
              </w:rPr>
            </w:pPr>
            <w:ins w:id="468" w:author="Don Ferer" w:date="2026-07-26T10:43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469" w:author="Don Ferer" w:date="2026-07-30T08:49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115 000</w:t>
              </w:r>
            </w:ins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470" w:author="Don Ferer" w:date="2026-07-26T10:43:00Z">
              <w:tcPr>
                <w:tcW w:w="33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0A620B3A" w14:textId="1A338084" w:rsidR="00DA5231" w:rsidRPr="0051164F" w:rsidRDefault="00DA5231" w:rsidP="00DA5231">
            <w:pPr>
              <w:spacing w:after="0" w:line="240" w:lineRule="auto"/>
              <w:jc w:val="center"/>
              <w:rPr>
                <w:ins w:id="471" w:author="Don Ferer" w:date="2026-07-26T10:43:00Z"/>
                <w:rFonts w:ascii="Arial Narrow" w:eastAsia="Times New Roman" w:hAnsi="Arial Narrow" w:cs="Arial"/>
                <w:sz w:val="16"/>
                <w:szCs w:val="16"/>
                <w:highlight w:val="green"/>
                <w:rPrChange w:id="472" w:author="Don Ferer" w:date="2026-07-30T08:49:00Z">
                  <w:rPr>
                    <w:ins w:id="473" w:author="Don Ferer" w:date="2026-07-26T10:43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474" w:author="Don Ferer" w:date="2026-07-26T10:43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475" w:author="Don Ferer" w:date="2026-07-30T08:49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9 mois</w:t>
              </w:r>
            </w:ins>
          </w:p>
        </w:tc>
      </w:tr>
      <w:tr w:rsidR="00DA5231" w:rsidRPr="00334580" w14:paraId="2FCEA51D" w14:textId="77777777" w:rsidTr="00C95553">
        <w:tblPrEx>
          <w:tblW w:w="5165" w:type="pct"/>
          <w:jc w:val="center"/>
          <w:tblCellMar>
            <w:left w:w="70" w:type="dxa"/>
            <w:right w:w="70" w:type="dxa"/>
          </w:tblCellMar>
          <w:tblPrExChange w:id="476" w:author="Don Ferer" w:date="2026-07-26T10:41:00Z">
            <w:tblPrEx>
              <w:tblW w:w="5165" w:type="pct"/>
              <w:jc w:val="center"/>
              <w:tblCellMar>
                <w:left w:w="70" w:type="dxa"/>
                <w:right w:w="70" w:type="dxa"/>
              </w:tblCellMar>
            </w:tblPrEx>
          </w:tblPrExChange>
        </w:tblPrEx>
        <w:trPr>
          <w:trHeight w:val="284"/>
          <w:jc w:val="center"/>
          <w:ins w:id="477" w:author="Don Ferer" w:date="2026-07-26T10:41:00Z"/>
          <w:trPrChange w:id="478" w:author="Don Ferer" w:date="2026-07-26T10:41:00Z">
            <w:trPr>
              <w:gridBefore w:val="2"/>
              <w:trHeight w:val="284"/>
              <w:jc w:val="center"/>
            </w:trPr>
          </w:trPrChange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PrChange w:id="479" w:author="Don Ferer" w:date="2026-07-26T10:41:00Z">
              <w:tcPr>
                <w:tcW w:w="983" w:type="pct"/>
                <w:gridSpan w:val="3"/>
                <w:vMerge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42BEF4B2" w14:textId="77777777" w:rsidR="00DA5231" w:rsidRPr="00334580" w:rsidRDefault="00DA5231" w:rsidP="00DA5231">
            <w:pPr>
              <w:spacing w:after="0" w:line="240" w:lineRule="auto"/>
              <w:rPr>
                <w:ins w:id="480" w:author="Don Ferer" w:date="2026-07-26T10:41:00Z"/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481" w:author="Don Ferer" w:date="2026-07-26T10:41:00Z">
              <w:tcPr>
                <w:tcW w:w="111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32BE1C58" w14:textId="0FF1A37E" w:rsidR="00DA5231" w:rsidRPr="001528F7" w:rsidRDefault="00DA5231" w:rsidP="00DA5231">
            <w:pPr>
              <w:spacing w:after="0" w:line="240" w:lineRule="auto"/>
              <w:rPr>
                <w:ins w:id="482" w:author="Don Ferer" w:date="2026-07-26T10:41:00Z"/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ins w:id="483" w:author="Don Ferer" w:date="2026-07-26T10:41:00Z">
              <w:r w:rsidRPr="001528F7"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yellow"/>
                  <w:rPrChange w:id="484" w:author="Don Ferer" w:date="2026-07-26T10:41:00Z">
                    <w:rPr>
                      <w:rFonts w:ascii="Arial Narrow" w:eastAsia="Times New Roman" w:hAnsi="Arial Narrow" w:cs="Arial"/>
                      <w:color w:val="auto"/>
                      <w:sz w:val="16"/>
                      <w:szCs w:val="16"/>
                    </w:rPr>
                  </w:rPrChange>
                </w:rPr>
                <w:t>I</w:t>
              </w:r>
              <w:r w:rsidRPr="00775514"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green"/>
                  <w:rPrChange w:id="485" w:author="Don Ferer" w:date="2026-07-29T16:28:00Z">
                    <w:rPr>
                      <w:rFonts w:ascii="Arial Narrow" w:eastAsia="Times New Roman" w:hAnsi="Arial Narrow" w:cs="Arial"/>
                      <w:color w:val="auto"/>
                      <w:sz w:val="16"/>
                      <w:szCs w:val="16"/>
                    </w:rPr>
                  </w:rPrChange>
                </w:rPr>
                <w:t>nstallateur de</w:t>
              </w:r>
            </w:ins>
            <w:ins w:id="486" w:author="Don Ferer" w:date="2026-07-31T15:20:00Z">
              <w:r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green"/>
                </w:rPr>
                <w:t>s</w:t>
              </w:r>
            </w:ins>
            <w:ins w:id="487" w:author="Don Ferer" w:date="2026-07-26T10:41:00Z">
              <w:r w:rsidRPr="00775514"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green"/>
                  <w:rPrChange w:id="488" w:author="Don Ferer" w:date="2026-07-29T16:28:00Z">
                    <w:rPr>
                      <w:rFonts w:ascii="Arial Narrow" w:eastAsia="Times New Roman" w:hAnsi="Arial Narrow" w:cs="Arial"/>
                      <w:color w:val="auto"/>
                      <w:sz w:val="16"/>
                      <w:szCs w:val="16"/>
                    </w:rPr>
                  </w:rPrChange>
                </w:rPr>
                <w:t xml:space="preserve"> système</w:t>
              </w:r>
            </w:ins>
            <w:ins w:id="489" w:author="Don Ferer" w:date="2026-07-31T15:21:00Z">
              <w:r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green"/>
                </w:rPr>
                <w:t>s</w:t>
              </w:r>
            </w:ins>
            <w:ins w:id="490" w:author="Don Ferer" w:date="2026-07-26T10:41:00Z">
              <w:r w:rsidRPr="00775514"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green"/>
                  <w:rPrChange w:id="491" w:author="Don Ferer" w:date="2026-07-29T16:28:00Z">
                    <w:rPr>
                      <w:rFonts w:ascii="Arial Narrow" w:eastAsia="Times New Roman" w:hAnsi="Arial Narrow" w:cs="Arial"/>
                      <w:color w:val="auto"/>
                      <w:sz w:val="16"/>
                      <w:szCs w:val="16"/>
                    </w:rPr>
                  </w:rPrChange>
                </w:rPr>
                <w:t xml:space="preserve"> solaire</w:t>
              </w:r>
            </w:ins>
            <w:ins w:id="492" w:author="Don Ferer" w:date="2026-07-31T15:21:00Z">
              <w:r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green"/>
                </w:rPr>
                <w:t>s</w:t>
              </w:r>
            </w:ins>
            <w:ins w:id="493" w:author="Don Ferer" w:date="2026-07-26T10:41:00Z">
              <w:r w:rsidRPr="00775514"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green"/>
                  <w:rPrChange w:id="494" w:author="Don Ferer" w:date="2026-07-29T16:28:00Z">
                    <w:rPr>
                      <w:rFonts w:ascii="Arial Narrow" w:eastAsia="Times New Roman" w:hAnsi="Arial Narrow" w:cs="Arial"/>
                      <w:color w:val="auto"/>
                      <w:sz w:val="16"/>
                      <w:szCs w:val="16"/>
                    </w:rPr>
                  </w:rPrChange>
                </w:rPr>
                <w:t xml:space="preserve"> photovoltaïque</w:t>
              </w:r>
            </w:ins>
            <w:ins w:id="495" w:author="Don Ferer" w:date="2026-07-31T15:21:00Z">
              <w:r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green"/>
                </w:rPr>
                <w:t>s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496" w:author="Don Ferer" w:date="2026-07-26T10:41:00Z">
              <w:tcPr>
                <w:tcW w:w="1479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425220FA" w14:textId="73943207" w:rsidR="00DA5231" w:rsidRPr="0051164F" w:rsidRDefault="00DA5231" w:rsidP="00DA5231">
            <w:pPr>
              <w:spacing w:after="0" w:line="240" w:lineRule="auto"/>
              <w:rPr>
                <w:ins w:id="497" w:author="Don Ferer" w:date="2026-07-26T10:41:00Z"/>
                <w:rFonts w:ascii="Arial Narrow" w:eastAsia="Times New Roman" w:hAnsi="Arial Narrow" w:cs="Arial"/>
                <w:sz w:val="16"/>
                <w:szCs w:val="16"/>
                <w:highlight w:val="green"/>
                <w:rPrChange w:id="498" w:author="Don Ferer" w:date="2026-07-30T08:49:00Z">
                  <w:rPr>
                    <w:ins w:id="499" w:author="Don Ferer" w:date="2026-07-26T10:41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500" w:author="Don Ferer" w:date="2026-07-26T10:41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501" w:author="Don Ferer" w:date="2026-07-30T08:49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Niveau de la classe de 1ère, ou être titulaire du BQP ou du BEP dans la filière ou le corps de métier + 3 ans d'expérience professionnelle prouvé (attestation, certificat de travail)</w:t>
              </w:r>
            </w:ins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502" w:author="Don Ferer" w:date="2026-07-26T10:41:00Z">
              <w:tcPr>
                <w:tcW w:w="573" w:type="pct"/>
                <w:gridSpan w:val="4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63C7FBD2" w14:textId="17503912" w:rsidR="00DA5231" w:rsidRPr="0051164F" w:rsidRDefault="00DA5231" w:rsidP="00DA5231">
            <w:pPr>
              <w:spacing w:after="0" w:line="240" w:lineRule="auto"/>
              <w:jc w:val="center"/>
              <w:rPr>
                <w:ins w:id="503" w:author="Don Ferer" w:date="2026-07-26T10:41:00Z"/>
                <w:rFonts w:ascii="Arial Narrow" w:eastAsia="Times New Roman" w:hAnsi="Arial Narrow" w:cs="Arial"/>
                <w:sz w:val="16"/>
                <w:szCs w:val="16"/>
                <w:highlight w:val="green"/>
                <w:rPrChange w:id="504" w:author="Don Ferer" w:date="2026-07-30T08:49:00Z">
                  <w:rPr>
                    <w:ins w:id="505" w:author="Don Ferer" w:date="2026-07-26T10:41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506" w:author="Don Ferer" w:date="2026-07-26T10:41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507" w:author="Don Ferer" w:date="2026-07-30T08:49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BPT</w:t>
              </w:r>
            </w:ins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508" w:author="Don Ferer" w:date="2026-07-26T10:41:00Z">
              <w:tcPr>
                <w:tcW w:w="513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A14A1CD" w14:textId="0A08FEF4" w:rsidR="00DA5231" w:rsidRPr="0051164F" w:rsidRDefault="00DA5231" w:rsidP="00DA5231">
            <w:pPr>
              <w:spacing w:after="0" w:line="240" w:lineRule="auto"/>
              <w:jc w:val="center"/>
              <w:rPr>
                <w:ins w:id="509" w:author="Don Ferer" w:date="2026-07-26T10:41:00Z"/>
                <w:rFonts w:ascii="Arial Narrow" w:eastAsia="Times New Roman" w:hAnsi="Arial Narrow" w:cs="Arial"/>
                <w:sz w:val="16"/>
                <w:szCs w:val="16"/>
                <w:highlight w:val="green"/>
                <w:rPrChange w:id="510" w:author="Don Ferer" w:date="2026-07-30T08:49:00Z">
                  <w:rPr>
                    <w:ins w:id="511" w:author="Don Ferer" w:date="2026-07-26T10:41:00Z"/>
                    <w:rFonts w:ascii="Arial Narrow" w:eastAsia="Times New Roman" w:hAnsi="Arial Narrow" w:cs="Arial"/>
                    <w:sz w:val="16"/>
                    <w:szCs w:val="16"/>
                    <w:highlight w:val="yellow"/>
                  </w:rPr>
                </w:rPrChange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512" w:author="Don Ferer" w:date="2026-07-26T10:41:00Z">
              <w:tcPr>
                <w:tcW w:w="33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548FE846" w14:textId="4A481E31" w:rsidR="00DA5231" w:rsidRPr="0051164F" w:rsidRDefault="00DA5231" w:rsidP="00DA5231">
            <w:pPr>
              <w:spacing w:after="0" w:line="240" w:lineRule="auto"/>
              <w:jc w:val="center"/>
              <w:rPr>
                <w:ins w:id="513" w:author="Don Ferer" w:date="2026-07-26T10:41:00Z"/>
                <w:rFonts w:ascii="Arial Narrow" w:eastAsia="Times New Roman" w:hAnsi="Arial Narrow" w:cs="Arial"/>
                <w:sz w:val="16"/>
                <w:szCs w:val="16"/>
                <w:highlight w:val="green"/>
                <w:rPrChange w:id="514" w:author="Don Ferer" w:date="2026-07-30T08:49:00Z">
                  <w:rPr>
                    <w:ins w:id="515" w:author="Don Ferer" w:date="2026-07-26T10:41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516" w:author="Don Ferer" w:date="2026-07-26T10:41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517" w:author="Don Ferer" w:date="2026-07-30T08:49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10 mois</w:t>
              </w:r>
            </w:ins>
          </w:p>
        </w:tc>
      </w:tr>
      <w:tr w:rsidR="00DA5231" w:rsidRPr="00334580" w14:paraId="594FCC20" w14:textId="77777777" w:rsidTr="00C95553">
        <w:tblPrEx>
          <w:tblW w:w="5165" w:type="pct"/>
          <w:jc w:val="center"/>
          <w:tblCellMar>
            <w:left w:w="70" w:type="dxa"/>
            <w:right w:w="70" w:type="dxa"/>
          </w:tblCellMar>
          <w:tblPrExChange w:id="518" w:author="Don Ferer" w:date="2026-07-26T10:39:00Z">
            <w:tblPrEx>
              <w:tblW w:w="5165" w:type="pct"/>
              <w:jc w:val="center"/>
              <w:tblCellMar>
                <w:left w:w="70" w:type="dxa"/>
                <w:right w:w="70" w:type="dxa"/>
              </w:tblCellMar>
            </w:tblPrEx>
          </w:tblPrExChange>
        </w:tblPrEx>
        <w:trPr>
          <w:trHeight w:val="284"/>
          <w:jc w:val="center"/>
          <w:ins w:id="519" w:author="Don Ferer" w:date="2026-07-26T10:38:00Z"/>
          <w:trPrChange w:id="520" w:author="Don Ferer" w:date="2026-07-26T10:39:00Z">
            <w:trPr>
              <w:gridBefore w:val="2"/>
              <w:trHeight w:val="284"/>
              <w:jc w:val="center"/>
            </w:trPr>
          </w:trPrChange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PrChange w:id="521" w:author="Don Ferer" w:date="2026-07-26T10:39:00Z">
              <w:tcPr>
                <w:tcW w:w="983" w:type="pct"/>
                <w:gridSpan w:val="3"/>
                <w:vMerge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3703DB51" w14:textId="77777777" w:rsidR="00DA5231" w:rsidRPr="00334580" w:rsidRDefault="00DA5231" w:rsidP="00DA5231">
            <w:pPr>
              <w:spacing w:after="0" w:line="240" w:lineRule="auto"/>
              <w:rPr>
                <w:ins w:id="522" w:author="Don Ferer" w:date="2026-07-26T10:38:00Z"/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523" w:author="Don Ferer" w:date="2026-07-26T10:39:00Z">
              <w:tcPr>
                <w:tcW w:w="111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2A017F61" w14:textId="54C15F43" w:rsidR="00DA5231" w:rsidRPr="009156F3" w:rsidRDefault="00DA5231" w:rsidP="00DA5231">
            <w:pPr>
              <w:spacing w:after="0" w:line="240" w:lineRule="auto"/>
              <w:rPr>
                <w:ins w:id="524" w:author="Don Ferer" w:date="2026-07-26T10:38:00Z"/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ins w:id="525" w:author="Don Ferer" w:date="2026-07-26T10:38:00Z">
              <w:r w:rsidRPr="00775514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526" w:author="Don Ferer" w:date="2026-07-29T16:27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 xml:space="preserve">Câbleur </w:t>
              </w:r>
            </w:ins>
            <w:ins w:id="527" w:author="Don Ferer" w:date="2026-07-26T10:40:00Z">
              <w:r w:rsidRPr="00775514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528" w:author="Don Ferer" w:date="2026-07-29T16:27:00Z">
                    <w:rPr>
                      <w:rFonts w:ascii="Arial Narrow" w:eastAsia="Times New Roman" w:hAnsi="Arial Narrow" w:cs="Arial"/>
                      <w:sz w:val="16"/>
                      <w:szCs w:val="16"/>
                      <w:highlight w:val="yellow"/>
                    </w:rPr>
                  </w:rPrChange>
                </w:rPr>
                <w:t>des installations domestiques et industrielles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529" w:author="Don Ferer" w:date="2026-07-26T10:39:00Z">
              <w:tcPr>
                <w:tcW w:w="1479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1680749F" w14:textId="60279734" w:rsidR="00DA5231" w:rsidRPr="0051164F" w:rsidRDefault="00DA5231" w:rsidP="00DA5231">
            <w:pPr>
              <w:spacing w:after="0" w:line="240" w:lineRule="auto"/>
              <w:rPr>
                <w:ins w:id="530" w:author="Don Ferer" w:date="2026-07-26T10:38:00Z"/>
                <w:rFonts w:ascii="Arial Narrow" w:eastAsia="Times New Roman" w:hAnsi="Arial Narrow" w:cs="Arial"/>
                <w:sz w:val="16"/>
                <w:szCs w:val="16"/>
                <w:highlight w:val="green"/>
                <w:rPrChange w:id="531" w:author="Don Ferer" w:date="2026-07-30T08:49:00Z">
                  <w:rPr>
                    <w:ins w:id="532" w:author="Don Ferer" w:date="2026-07-26T10:38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533" w:author="Don Ferer" w:date="2026-07-26T10:39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534" w:author="Don Ferer" w:date="2026-07-30T08:49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Niveau de la classe de 1ère, ou être titulaire du BQP ou du BEP dans la filière ou le corps de métier + 3 ans d'expérience professionnelle prouvé (attestation, certificat de travail)</w:t>
              </w:r>
            </w:ins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535" w:author="Don Ferer" w:date="2026-07-26T10:39:00Z">
              <w:tcPr>
                <w:tcW w:w="573" w:type="pct"/>
                <w:gridSpan w:val="4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5906BD12" w14:textId="67D29519" w:rsidR="00DA5231" w:rsidRPr="0051164F" w:rsidRDefault="00DA5231" w:rsidP="00DA5231">
            <w:pPr>
              <w:spacing w:after="0" w:line="240" w:lineRule="auto"/>
              <w:jc w:val="center"/>
              <w:rPr>
                <w:ins w:id="536" w:author="Don Ferer" w:date="2026-07-26T10:38:00Z"/>
                <w:rFonts w:ascii="Arial Narrow" w:eastAsia="Times New Roman" w:hAnsi="Arial Narrow" w:cs="Arial"/>
                <w:sz w:val="16"/>
                <w:szCs w:val="16"/>
                <w:highlight w:val="green"/>
                <w:rPrChange w:id="537" w:author="Don Ferer" w:date="2026-07-30T08:49:00Z">
                  <w:rPr>
                    <w:ins w:id="538" w:author="Don Ferer" w:date="2026-07-26T10:38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539" w:author="Don Ferer" w:date="2026-07-26T10:39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540" w:author="Don Ferer" w:date="2026-07-30T08:49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BPT</w:t>
              </w:r>
            </w:ins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PrChange w:id="541" w:author="Don Ferer" w:date="2026-07-26T10:39:00Z">
              <w:tcPr>
                <w:tcW w:w="513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7290360D" w14:textId="16297ECE" w:rsidR="00DA5231" w:rsidRPr="0051164F" w:rsidRDefault="00DA5231" w:rsidP="00DA5231">
            <w:pPr>
              <w:spacing w:after="0" w:line="240" w:lineRule="auto"/>
              <w:jc w:val="center"/>
              <w:rPr>
                <w:ins w:id="542" w:author="Don Ferer" w:date="2026-07-26T10:38:00Z"/>
                <w:rFonts w:ascii="Arial Narrow" w:eastAsia="Times New Roman" w:hAnsi="Arial Narrow" w:cs="Arial"/>
                <w:sz w:val="16"/>
                <w:szCs w:val="16"/>
                <w:highlight w:val="green"/>
                <w:rPrChange w:id="543" w:author="Don Ferer" w:date="2026-07-30T08:49:00Z">
                  <w:rPr>
                    <w:ins w:id="544" w:author="Don Ferer" w:date="2026-07-26T10:38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545" w:author="Don Ferer" w:date="2026-07-26T10:39:00Z">
              <w:tcPr>
                <w:tcW w:w="33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21767AC0" w14:textId="37DA5CDB" w:rsidR="00DA5231" w:rsidRPr="0051164F" w:rsidRDefault="00DA5231" w:rsidP="00DA5231">
            <w:pPr>
              <w:spacing w:after="0" w:line="240" w:lineRule="auto"/>
              <w:jc w:val="center"/>
              <w:rPr>
                <w:ins w:id="546" w:author="Don Ferer" w:date="2026-07-26T10:38:00Z"/>
                <w:rFonts w:ascii="Arial Narrow" w:eastAsia="Times New Roman" w:hAnsi="Arial Narrow" w:cs="Arial"/>
                <w:sz w:val="16"/>
                <w:szCs w:val="16"/>
                <w:highlight w:val="green"/>
                <w:rPrChange w:id="547" w:author="Don Ferer" w:date="2026-07-30T08:49:00Z">
                  <w:rPr>
                    <w:ins w:id="548" w:author="Don Ferer" w:date="2026-07-26T10:38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549" w:author="Don Ferer" w:date="2026-07-26T10:39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550" w:author="Don Ferer" w:date="2026-07-30T08:49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10 mois</w:t>
              </w:r>
            </w:ins>
          </w:p>
        </w:tc>
      </w:tr>
      <w:tr w:rsidR="00DA5231" w:rsidRPr="00334580" w14:paraId="684D1351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DA9B5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45FB8" w14:textId="77777777" w:rsidR="00DA5231" w:rsidRPr="00DD746B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DD746B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Maintenancier des équipements d'impression et de reprographie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8DCF4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13E94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879C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115 000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14F53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DA5231" w:rsidRPr="00334580" w14:paraId="3E3372B2" w14:textId="77777777" w:rsidTr="00F06B2B">
        <w:trPr>
          <w:trHeight w:val="284"/>
          <w:jc w:val="center"/>
        </w:trPr>
        <w:tc>
          <w:tcPr>
            <w:tcW w:w="98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FEB0767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  <w:t>Centre Régional de Formation Professionnelle de Manga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687F9B9" w14:textId="77777777" w:rsidR="00DA5231" w:rsidRPr="00DD746B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DD746B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Menuisier métallique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983F90F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6F69FE5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E61002A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A501B49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DA5231" w:rsidRPr="00334580" w14:paraId="6D2D0386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6C3F2D3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6477287" w14:textId="77777777" w:rsidR="00DA5231" w:rsidRPr="00DD746B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DD746B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Mécanicien automobile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E0171C4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8766C68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229A388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2735267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DA5231" w:rsidRPr="00334580" w14:paraId="6602A99E" w14:textId="77777777" w:rsidTr="00F06B2B">
        <w:trPr>
          <w:trHeight w:val="284"/>
          <w:jc w:val="center"/>
          <w:ins w:id="551" w:author="Don Ferer" w:date="2026-07-26T10:27:00Z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FDE9D27" w14:textId="77777777" w:rsidR="00DA5231" w:rsidRPr="00334580" w:rsidRDefault="00DA5231" w:rsidP="00DA5231">
            <w:pPr>
              <w:spacing w:after="0" w:line="240" w:lineRule="auto"/>
              <w:rPr>
                <w:ins w:id="552" w:author="Don Ferer" w:date="2026-07-26T10:27:00Z"/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A3FDA66" w14:textId="0BDB93D5" w:rsidR="00DA5231" w:rsidRPr="00DD746B" w:rsidRDefault="00DA5231" w:rsidP="00DA5231">
            <w:pPr>
              <w:spacing w:after="0" w:line="240" w:lineRule="auto"/>
              <w:rPr>
                <w:ins w:id="553" w:author="Don Ferer" w:date="2026-07-26T10:27:00Z"/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ins w:id="554" w:author="Don Ferer" w:date="2026-07-26T10:27:00Z">
              <w:r w:rsidRPr="00A86F56"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green"/>
                  <w:rPrChange w:id="555" w:author="Don Ferer" w:date="2026-07-29T16:24:00Z">
                    <w:rPr>
                      <w:rFonts w:ascii="Arial Narrow" w:eastAsia="Times New Roman" w:hAnsi="Arial Narrow" w:cs="Arial"/>
                      <w:color w:val="auto"/>
                      <w:sz w:val="16"/>
                      <w:szCs w:val="16"/>
                    </w:rPr>
                  </w:rPrChange>
                </w:rPr>
                <w:t>Constructeur métallique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EAA7735" w14:textId="6EEA846A" w:rsidR="00DA5231" w:rsidRPr="0051164F" w:rsidRDefault="00DA5231" w:rsidP="00DA5231">
            <w:pPr>
              <w:spacing w:after="0" w:line="240" w:lineRule="auto"/>
              <w:rPr>
                <w:ins w:id="556" w:author="Don Ferer" w:date="2026-07-26T10:27:00Z"/>
                <w:rFonts w:ascii="Arial Narrow" w:eastAsia="Times New Roman" w:hAnsi="Arial Narrow" w:cs="Arial"/>
                <w:sz w:val="16"/>
                <w:szCs w:val="16"/>
                <w:highlight w:val="green"/>
                <w:rPrChange w:id="557" w:author="Don Ferer" w:date="2026-07-30T08:49:00Z">
                  <w:rPr>
                    <w:ins w:id="558" w:author="Don Ferer" w:date="2026-07-26T10:27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559" w:author="Don Ferer" w:date="2026-07-26T10:27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560" w:author="Don Ferer" w:date="2026-07-30T08:49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Niveau 3ème au moins ou être titulaire du CQP ou du CAP d'un métier de la même filière + 3 ans d'expérience professionnelle</w:t>
              </w:r>
            </w:ins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CAC2BB4" w14:textId="35E6CAA6" w:rsidR="00DA5231" w:rsidRPr="0051164F" w:rsidRDefault="00DA5231" w:rsidP="00DA5231">
            <w:pPr>
              <w:spacing w:after="0" w:line="240" w:lineRule="auto"/>
              <w:jc w:val="center"/>
              <w:rPr>
                <w:ins w:id="561" w:author="Don Ferer" w:date="2026-07-26T10:27:00Z"/>
                <w:rFonts w:ascii="Arial Narrow" w:eastAsia="Times New Roman" w:hAnsi="Arial Narrow" w:cs="Arial"/>
                <w:sz w:val="16"/>
                <w:szCs w:val="16"/>
                <w:highlight w:val="green"/>
                <w:rPrChange w:id="562" w:author="Don Ferer" w:date="2026-07-30T08:49:00Z">
                  <w:rPr>
                    <w:ins w:id="563" w:author="Don Ferer" w:date="2026-07-26T10:27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564" w:author="Don Ferer" w:date="2026-07-26T10:27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565" w:author="Don Ferer" w:date="2026-07-30T08:49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BQP</w:t>
              </w:r>
            </w:ins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415978C" w14:textId="71F90AC2" w:rsidR="00DA5231" w:rsidRPr="0051164F" w:rsidRDefault="00DA5231" w:rsidP="00DA5231">
            <w:pPr>
              <w:spacing w:after="0" w:line="240" w:lineRule="auto"/>
              <w:jc w:val="center"/>
              <w:rPr>
                <w:ins w:id="566" w:author="Don Ferer" w:date="2026-07-26T10:27:00Z"/>
                <w:rFonts w:ascii="Arial Narrow" w:eastAsia="Times New Roman" w:hAnsi="Arial Narrow" w:cs="Arial"/>
                <w:sz w:val="16"/>
                <w:szCs w:val="16"/>
                <w:highlight w:val="green"/>
                <w:rPrChange w:id="567" w:author="Don Ferer" w:date="2026-07-30T08:49:00Z">
                  <w:rPr>
                    <w:ins w:id="568" w:author="Don Ferer" w:date="2026-07-26T10:27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569" w:author="Don Ferer" w:date="2026-07-26T10:27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570" w:author="Don Ferer" w:date="2026-07-30T08:49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115 000</w:t>
              </w:r>
            </w:ins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B6392C6" w14:textId="7A1EA71D" w:rsidR="00DA5231" w:rsidRPr="0051164F" w:rsidRDefault="00DA5231" w:rsidP="00DA5231">
            <w:pPr>
              <w:spacing w:after="0" w:line="240" w:lineRule="auto"/>
              <w:jc w:val="center"/>
              <w:rPr>
                <w:ins w:id="571" w:author="Don Ferer" w:date="2026-07-26T10:27:00Z"/>
                <w:rFonts w:ascii="Arial Narrow" w:eastAsia="Times New Roman" w:hAnsi="Arial Narrow" w:cs="Arial"/>
                <w:sz w:val="16"/>
                <w:szCs w:val="16"/>
                <w:highlight w:val="green"/>
                <w:rPrChange w:id="572" w:author="Don Ferer" w:date="2026-07-30T08:49:00Z">
                  <w:rPr>
                    <w:ins w:id="573" w:author="Don Ferer" w:date="2026-07-26T10:27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574" w:author="Don Ferer" w:date="2026-07-26T10:27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575" w:author="Don Ferer" w:date="2026-07-30T08:49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9 mois</w:t>
              </w:r>
            </w:ins>
          </w:p>
        </w:tc>
      </w:tr>
      <w:tr w:rsidR="00DA5231" w:rsidRPr="00334580" w14:paraId="40A1CFAA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2ED0ECF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B5E0108" w14:textId="77777777" w:rsidR="00DA5231" w:rsidRPr="00DD746B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DD746B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Mécanicien de vélomoteurs et Motocycles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05A3DB0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0FD621B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3A95F20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3B34D1A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DA5231" w:rsidRPr="00334580" w14:paraId="5AC2528E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AA871EB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B2710F3" w14:textId="77777777" w:rsidR="00DA5231" w:rsidRPr="00DD746B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DD746B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Couturier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4C2062E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273ECA1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4498EC5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4F6CA79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DA5231" w:rsidRPr="00334580" w14:paraId="06BC7CBC" w14:textId="77777777" w:rsidTr="00F06B2B">
        <w:trPr>
          <w:trHeight w:val="284"/>
          <w:jc w:val="center"/>
          <w:ins w:id="576" w:author="Don Ferer" w:date="2026-07-26T10:28:00Z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72C3BFC" w14:textId="77777777" w:rsidR="00DA5231" w:rsidRPr="00334580" w:rsidRDefault="00DA5231" w:rsidP="00DA5231">
            <w:pPr>
              <w:spacing w:after="0" w:line="240" w:lineRule="auto"/>
              <w:rPr>
                <w:ins w:id="577" w:author="Don Ferer" w:date="2026-07-26T10:28:00Z"/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7062928" w14:textId="716BF8D5" w:rsidR="00DA5231" w:rsidRPr="00DD746B" w:rsidRDefault="00DA5231" w:rsidP="00DA5231">
            <w:pPr>
              <w:spacing w:after="0" w:line="240" w:lineRule="auto"/>
              <w:rPr>
                <w:ins w:id="578" w:author="Don Ferer" w:date="2026-07-26T10:28:00Z"/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ins w:id="579" w:author="Don Ferer" w:date="2026-07-26T10:28:00Z">
              <w:r w:rsidRPr="00A86F56"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green"/>
                  <w:rPrChange w:id="580" w:author="Don Ferer" w:date="2026-07-29T16:25:00Z">
                    <w:rPr>
                      <w:rFonts w:ascii="Arial Narrow" w:eastAsia="Times New Roman" w:hAnsi="Arial Narrow" w:cs="Arial"/>
                      <w:color w:val="auto"/>
                      <w:sz w:val="16"/>
                      <w:szCs w:val="16"/>
                    </w:rPr>
                  </w:rPrChange>
                </w:rPr>
                <w:t xml:space="preserve">Electricien </w:t>
              </w:r>
            </w:ins>
            <w:ins w:id="581" w:author="Don Ferer" w:date="2026-07-29T16:25:00Z">
              <w:r w:rsidRPr="00A86F56"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green"/>
                  <w:rPrChange w:id="582" w:author="Don Ferer" w:date="2026-07-29T16:25:00Z">
                    <w:rPr>
                      <w:rFonts w:ascii="Arial Narrow" w:eastAsia="Times New Roman" w:hAnsi="Arial Narrow" w:cs="Arial"/>
                      <w:color w:val="auto"/>
                      <w:sz w:val="16"/>
                      <w:szCs w:val="16"/>
                      <w:highlight w:val="yellow"/>
                    </w:rPr>
                  </w:rPrChange>
                </w:rPr>
                <w:t xml:space="preserve">du </w:t>
              </w:r>
            </w:ins>
            <w:ins w:id="583" w:author="Don Ferer" w:date="2026-07-26T10:28:00Z">
              <w:r w:rsidRPr="00A86F56"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green"/>
                  <w:rPrChange w:id="584" w:author="Don Ferer" w:date="2026-07-29T16:25:00Z">
                    <w:rPr>
                      <w:rFonts w:ascii="Arial Narrow" w:eastAsia="Times New Roman" w:hAnsi="Arial Narrow" w:cs="Arial"/>
                      <w:color w:val="auto"/>
                      <w:sz w:val="16"/>
                      <w:szCs w:val="16"/>
                    </w:rPr>
                  </w:rPrChange>
                </w:rPr>
                <w:t>bâtiment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265D1FA" w14:textId="3A0E7EA2" w:rsidR="00DA5231" w:rsidRPr="0051164F" w:rsidRDefault="00DA5231" w:rsidP="00DA5231">
            <w:pPr>
              <w:spacing w:after="0" w:line="240" w:lineRule="auto"/>
              <w:rPr>
                <w:ins w:id="585" w:author="Don Ferer" w:date="2026-07-26T10:28:00Z"/>
                <w:rFonts w:ascii="Arial Narrow" w:eastAsia="Times New Roman" w:hAnsi="Arial Narrow" w:cs="Arial"/>
                <w:sz w:val="16"/>
                <w:szCs w:val="16"/>
                <w:highlight w:val="green"/>
                <w:rPrChange w:id="586" w:author="Don Ferer" w:date="2026-07-30T08:50:00Z">
                  <w:rPr>
                    <w:ins w:id="587" w:author="Don Ferer" w:date="2026-07-26T10:28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588" w:author="Don Ferer" w:date="2026-07-26T10:28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589" w:author="Don Ferer" w:date="2026-07-30T08:50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Niveau 3ème au moins ou être titulaire du CQP ou du CAP d'un métier de la même filière + 3 ans d'expérience professionnelle</w:t>
              </w:r>
            </w:ins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735339F" w14:textId="591CD9CD" w:rsidR="00DA5231" w:rsidRPr="0051164F" w:rsidRDefault="00DA5231" w:rsidP="00DA5231">
            <w:pPr>
              <w:spacing w:after="0" w:line="240" w:lineRule="auto"/>
              <w:jc w:val="center"/>
              <w:rPr>
                <w:ins w:id="590" w:author="Don Ferer" w:date="2026-07-26T10:28:00Z"/>
                <w:rFonts w:ascii="Arial Narrow" w:eastAsia="Times New Roman" w:hAnsi="Arial Narrow" w:cs="Arial"/>
                <w:sz w:val="16"/>
                <w:szCs w:val="16"/>
                <w:highlight w:val="green"/>
                <w:rPrChange w:id="591" w:author="Don Ferer" w:date="2026-07-30T08:50:00Z">
                  <w:rPr>
                    <w:ins w:id="592" w:author="Don Ferer" w:date="2026-07-26T10:28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593" w:author="Don Ferer" w:date="2026-07-26T10:28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594" w:author="Don Ferer" w:date="2026-07-30T08:50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BQP</w:t>
              </w:r>
            </w:ins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F0A1F66" w14:textId="42DC7C38" w:rsidR="00DA5231" w:rsidRPr="0051164F" w:rsidRDefault="00DA5231" w:rsidP="00DA5231">
            <w:pPr>
              <w:spacing w:after="0" w:line="240" w:lineRule="auto"/>
              <w:jc w:val="center"/>
              <w:rPr>
                <w:ins w:id="595" w:author="Don Ferer" w:date="2026-07-26T10:28:00Z"/>
                <w:rFonts w:ascii="Arial Narrow" w:eastAsia="Times New Roman" w:hAnsi="Arial Narrow" w:cs="Arial"/>
                <w:sz w:val="16"/>
                <w:szCs w:val="16"/>
                <w:highlight w:val="green"/>
                <w:rPrChange w:id="596" w:author="Don Ferer" w:date="2026-07-30T08:50:00Z">
                  <w:rPr>
                    <w:ins w:id="597" w:author="Don Ferer" w:date="2026-07-26T10:28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598" w:author="Don Ferer" w:date="2026-07-26T10:28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599" w:author="Don Ferer" w:date="2026-07-30T08:50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115 000</w:t>
              </w:r>
            </w:ins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634E38" w14:textId="1F9635A8" w:rsidR="00DA5231" w:rsidRPr="0051164F" w:rsidRDefault="00DA5231" w:rsidP="00DA5231">
            <w:pPr>
              <w:spacing w:after="0" w:line="240" w:lineRule="auto"/>
              <w:jc w:val="center"/>
              <w:rPr>
                <w:ins w:id="600" w:author="Don Ferer" w:date="2026-07-26T10:28:00Z"/>
                <w:rFonts w:ascii="Arial Narrow" w:eastAsia="Times New Roman" w:hAnsi="Arial Narrow" w:cs="Arial"/>
                <w:sz w:val="16"/>
                <w:szCs w:val="16"/>
                <w:highlight w:val="green"/>
                <w:rPrChange w:id="601" w:author="Don Ferer" w:date="2026-07-30T08:50:00Z">
                  <w:rPr>
                    <w:ins w:id="602" w:author="Don Ferer" w:date="2026-07-26T10:28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603" w:author="Don Ferer" w:date="2026-07-26T10:28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604" w:author="Don Ferer" w:date="2026-07-30T08:50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9 mois</w:t>
              </w:r>
            </w:ins>
          </w:p>
        </w:tc>
      </w:tr>
      <w:tr w:rsidR="00DA5231" w:rsidRPr="00334580" w14:paraId="6791A83F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BE6002E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1A1C272" w14:textId="77777777" w:rsidR="00DA5231" w:rsidRPr="00DD746B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DD746B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Aide-électricien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5AD723E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A04A4D7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F34B0A9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36A1418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DA5231" w:rsidRPr="00334580" w14:paraId="01549408" w14:textId="77777777" w:rsidTr="00F06B2B">
        <w:trPr>
          <w:trHeight w:val="284"/>
          <w:jc w:val="center"/>
        </w:trPr>
        <w:tc>
          <w:tcPr>
            <w:tcW w:w="983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F05652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  <w:t>Centre Régional de Formation Professionnelle de Ouagadougou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C7508" w14:textId="77777777" w:rsidR="00DA5231" w:rsidRPr="00E5478D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5478D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Plombier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2ADAA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D330A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BF022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 xml:space="preserve">100 </w:t>
            </w: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8189A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DA5231" w:rsidRPr="00334580" w14:paraId="69D83E82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BFA058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7149A" w14:textId="77777777" w:rsidR="00DA5231" w:rsidRPr="00E5478D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5478D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 xml:space="preserve">Menuisier métallique 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E4BFA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56088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5096B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>100</w:t>
            </w: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6FBD7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DA5231" w:rsidRPr="00334580" w14:paraId="55B97FE5" w14:textId="77777777" w:rsidTr="00F06B2B">
        <w:trPr>
          <w:trHeight w:val="284"/>
          <w:jc w:val="center"/>
          <w:ins w:id="605" w:author="Don Ferer" w:date="2026-07-09T09:19:00Z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3E5D2D" w14:textId="77777777" w:rsidR="00DA5231" w:rsidRPr="00334580" w:rsidRDefault="00DA5231" w:rsidP="00DA5231">
            <w:pPr>
              <w:spacing w:after="0" w:line="240" w:lineRule="auto"/>
              <w:rPr>
                <w:ins w:id="606" w:author="Don Ferer" w:date="2026-07-09T09:19:00Z"/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89634A" w14:textId="052A41F1" w:rsidR="00DA5231" w:rsidRPr="0023711E" w:rsidRDefault="00DA5231" w:rsidP="00DA5231">
            <w:pPr>
              <w:spacing w:after="0" w:line="240" w:lineRule="auto"/>
              <w:rPr>
                <w:ins w:id="607" w:author="Don Ferer" w:date="2026-07-09T09:19:00Z"/>
                <w:rFonts w:ascii="Arial Narrow" w:eastAsia="Times New Roman" w:hAnsi="Arial Narrow" w:cs="Arial"/>
                <w:color w:val="auto"/>
                <w:sz w:val="16"/>
                <w:szCs w:val="16"/>
                <w:highlight w:val="yellow"/>
                <w:rPrChange w:id="608" w:author="Don Ferer" w:date="2026-07-09T09:19:00Z">
                  <w:rPr>
                    <w:ins w:id="609" w:author="Don Ferer" w:date="2026-07-09T09:19:00Z"/>
                    <w:rFonts w:ascii="Arial Narrow" w:eastAsia="Times New Roman" w:hAnsi="Arial Narrow" w:cs="Arial"/>
                    <w:color w:val="auto"/>
                    <w:sz w:val="16"/>
                    <w:szCs w:val="16"/>
                  </w:rPr>
                </w:rPrChange>
              </w:rPr>
            </w:pPr>
            <w:ins w:id="610" w:author="Don Ferer" w:date="2026-07-10T16:48:00Z">
              <w:r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yellow"/>
                </w:rPr>
                <w:t>Décorateur/staffer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B2BC7D" w14:textId="42706445" w:rsidR="00DA5231" w:rsidRPr="00824CBB" w:rsidRDefault="00DA5231" w:rsidP="00DA5231">
            <w:pPr>
              <w:spacing w:after="0" w:line="240" w:lineRule="auto"/>
              <w:rPr>
                <w:ins w:id="611" w:author="Don Ferer" w:date="2026-07-09T09:19:00Z"/>
                <w:rFonts w:ascii="Arial Narrow" w:eastAsia="Times New Roman" w:hAnsi="Arial Narrow" w:cs="Arial"/>
                <w:sz w:val="16"/>
                <w:szCs w:val="16"/>
                <w:highlight w:val="yellow"/>
                <w:rPrChange w:id="612" w:author="Don Ferer" w:date="2026-07-30T08:28:00Z">
                  <w:rPr>
                    <w:ins w:id="613" w:author="Don Ferer" w:date="2026-07-09T09:19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614" w:author="Don Ferer" w:date="2026-07-09T09:19:00Z">
              <w:r w:rsidRPr="00824CBB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615" w:author="Don Ferer" w:date="2026-07-30T08:28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Niveau CM2 au moins</w:t>
              </w:r>
            </w:ins>
            <w:ins w:id="616" w:author="Don Ferer" w:date="2026-07-10T16:48:00Z">
              <w:r w:rsidRPr="00824CBB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617" w:author="Don Ferer" w:date="2026-07-30T08:28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 xml:space="preserve"> </w:t>
              </w:r>
            </w:ins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F5E080" w14:textId="24E707FB" w:rsidR="00DA5231" w:rsidRPr="00824CBB" w:rsidRDefault="00DA5231" w:rsidP="00DA5231">
            <w:pPr>
              <w:spacing w:after="0" w:line="240" w:lineRule="auto"/>
              <w:jc w:val="center"/>
              <w:rPr>
                <w:ins w:id="618" w:author="Don Ferer" w:date="2026-07-09T09:19:00Z"/>
                <w:rFonts w:ascii="Arial Narrow" w:eastAsia="Times New Roman" w:hAnsi="Arial Narrow" w:cs="Arial"/>
                <w:sz w:val="16"/>
                <w:szCs w:val="16"/>
                <w:highlight w:val="yellow"/>
                <w:rPrChange w:id="619" w:author="Don Ferer" w:date="2026-07-30T08:28:00Z">
                  <w:rPr>
                    <w:ins w:id="620" w:author="Don Ferer" w:date="2026-07-09T09:19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621" w:author="Don Ferer" w:date="2026-07-09T09:19:00Z">
              <w:r w:rsidRPr="00824CBB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622" w:author="Don Ferer" w:date="2026-07-30T08:28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CQP</w:t>
              </w:r>
            </w:ins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B26736" w14:textId="4E29E5B3" w:rsidR="00DA5231" w:rsidRPr="00824CBB" w:rsidRDefault="00DA5231" w:rsidP="00DA5231">
            <w:pPr>
              <w:spacing w:after="0" w:line="240" w:lineRule="auto"/>
              <w:jc w:val="center"/>
              <w:rPr>
                <w:ins w:id="623" w:author="Don Ferer" w:date="2026-07-09T09:19:00Z"/>
                <w:rFonts w:ascii="Arial Narrow" w:eastAsia="Times New Roman" w:hAnsi="Arial Narrow" w:cs="Arial"/>
                <w:sz w:val="16"/>
                <w:szCs w:val="16"/>
                <w:highlight w:val="yellow"/>
                <w:rPrChange w:id="624" w:author="Don Ferer" w:date="2026-07-30T08:28:00Z">
                  <w:rPr>
                    <w:ins w:id="625" w:author="Don Ferer" w:date="2026-07-09T09:19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626" w:author="Don Ferer" w:date="2026-07-09T09:19:00Z">
              <w:r w:rsidRPr="00824CBB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627" w:author="Don Ferer" w:date="2026-07-30T08:28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100 000</w:t>
              </w:r>
            </w:ins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2E8538" w14:textId="385DE2BD" w:rsidR="00DA5231" w:rsidRPr="00824CBB" w:rsidRDefault="00DA5231" w:rsidP="00DA5231">
            <w:pPr>
              <w:spacing w:after="0" w:line="240" w:lineRule="auto"/>
              <w:jc w:val="center"/>
              <w:rPr>
                <w:ins w:id="628" w:author="Don Ferer" w:date="2026-07-09T09:19:00Z"/>
                <w:rFonts w:ascii="Arial Narrow" w:eastAsia="Times New Roman" w:hAnsi="Arial Narrow" w:cs="Arial"/>
                <w:sz w:val="16"/>
                <w:szCs w:val="16"/>
                <w:highlight w:val="yellow"/>
                <w:rPrChange w:id="629" w:author="Don Ferer" w:date="2026-07-30T08:28:00Z">
                  <w:rPr>
                    <w:ins w:id="630" w:author="Don Ferer" w:date="2026-07-09T09:19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631" w:author="Don Ferer" w:date="2026-07-09T09:19:00Z">
              <w:r w:rsidRPr="00824CBB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632" w:author="Don Ferer" w:date="2026-07-30T08:28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8 mois</w:t>
              </w:r>
            </w:ins>
          </w:p>
        </w:tc>
      </w:tr>
      <w:tr w:rsidR="00DA5231" w:rsidRPr="00334580" w14:paraId="75C51B55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E2E9D4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1335F" w14:textId="77777777" w:rsidR="00DA5231" w:rsidRPr="00E5478D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5478D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Mécanicien de vélomoteurs et Motocycles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C96AF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D82E1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2BA46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>75 000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0BC50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DA5231" w:rsidRPr="00334580" w14:paraId="64DEC6EB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B676A7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2B85C" w14:textId="77777777" w:rsidR="00DA5231" w:rsidRPr="00E5478D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5478D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Menuisier bois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79D80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22FE8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4D395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>100</w:t>
            </w: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60873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DA5231" w:rsidRPr="00334580" w14:paraId="02CBA381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82067A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F5FC0" w14:textId="77777777" w:rsidR="00DA5231" w:rsidRPr="00E5478D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5478D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Mécanicien automobile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8EBAC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5CB53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5FE94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>100</w:t>
            </w: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43BEB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DA5231" w:rsidRPr="00334580" w14:paraId="2EEBC8E6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4C4C60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AE7C6" w14:textId="77777777" w:rsidR="00DA5231" w:rsidRPr="00E5478D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5478D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Couturier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A932A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C6BE1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3645D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100 000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E2484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DA5231" w:rsidRPr="00334580" w14:paraId="1D7CFB74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86FD71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5A262" w14:textId="77777777" w:rsidR="00DA5231" w:rsidRPr="00E5478D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5478D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Aide-électricien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34446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EED87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AFB15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100 000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F2076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DA5231" w:rsidRPr="00334580" w14:paraId="118ECB98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C74789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04E07" w14:textId="77777777" w:rsidR="00DA5231" w:rsidRPr="00E5478D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5478D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Maçon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E34A9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73A98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FB527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>75 000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59480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DA5231" w:rsidRPr="00334580" w14:paraId="07990851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253892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81546" w14:textId="77777777" w:rsidR="00DA5231" w:rsidRPr="00E5478D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5478D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Monteur /dépanneur en climatisation individuelle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50F46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7B90A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2687C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F2B33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DA5231" w:rsidRPr="00334580" w14:paraId="125AC8BA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E0B52A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2C668" w14:textId="77777777" w:rsidR="00DA5231" w:rsidRPr="00E5478D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5478D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Maintenancier des équipements et systèmes informatiques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23576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9B3C0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1BC52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>250</w:t>
            </w: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25B05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DA5231" w:rsidRPr="00334580" w14:paraId="70435940" w14:textId="77777777" w:rsidTr="00F06B2B">
        <w:trPr>
          <w:trHeight w:val="284"/>
          <w:jc w:val="center"/>
          <w:ins w:id="633" w:author="Don Ferer" w:date="2026-07-09T09:18:00Z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F286C7" w14:textId="77777777" w:rsidR="00DA5231" w:rsidRPr="00334580" w:rsidRDefault="00DA5231" w:rsidP="00DA5231">
            <w:pPr>
              <w:spacing w:after="0" w:line="240" w:lineRule="auto"/>
              <w:rPr>
                <w:ins w:id="634" w:author="Don Ferer" w:date="2026-07-09T09:18:00Z"/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29497F" w14:textId="484C0797" w:rsidR="00DA5231" w:rsidRPr="0023711E" w:rsidRDefault="00DA5231" w:rsidP="00DA5231">
            <w:pPr>
              <w:spacing w:after="0" w:line="240" w:lineRule="auto"/>
              <w:rPr>
                <w:ins w:id="635" w:author="Don Ferer" w:date="2026-07-09T09:18:00Z"/>
                <w:rFonts w:ascii="Arial Narrow" w:eastAsia="Times New Roman" w:hAnsi="Arial Narrow" w:cs="Arial"/>
                <w:color w:val="auto"/>
                <w:sz w:val="16"/>
                <w:szCs w:val="16"/>
                <w:highlight w:val="yellow"/>
                <w:rPrChange w:id="636" w:author="Don Ferer" w:date="2026-07-09T09:18:00Z">
                  <w:rPr>
                    <w:ins w:id="637" w:author="Don Ferer" w:date="2026-07-09T09:18:00Z"/>
                    <w:rFonts w:ascii="Arial Narrow" w:eastAsia="Times New Roman" w:hAnsi="Arial Narrow" w:cs="Arial"/>
                    <w:color w:val="auto"/>
                    <w:sz w:val="16"/>
                    <w:szCs w:val="16"/>
                  </w:rPr>
                </w:rPrChange>
              </w:rPr>
            </w:pPr>
            <w:ins w:id="638" w:author="Don Ferer" w:date="2026-07-09T09:18:00Z">
              <w:r w:rsidRPr="0023711E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639" w:author="Don Ferer" w:date="2026-07-09T09:18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Métreur-vérificateur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F578BC" w14:textId="27CC09BE" w:rsidR="00DA5231" w:rsidRPr="00824CBB" w:rsidRDefault="00DA5231" w:rsidP="00DA5231">
            <w:pPr>
              <w:spacing w:after="0" w:line="240" w:lineRule="auto"/>
              <w:rPr>
                <w:ins w:id="640" w:author="Don Ferer" w:date="2026-07-09T09:18:00Z"/>
                <w:rFonts w:ascii="Arial Narrow" w:eastAsia="Times New Roman" w:hAnsi="Arial Narrow" w:cs="Arial"/>
                <w:sz w:val="16"/>
                <w:szCs w:val="16"/>
                <w:highlight w:val="yellow"/>
                <w:rPrChange w:id="641" w:author="Don Ferer" w:date="2026-07-30T08:30:00Z">
                  <w:rPr>
                    <w:ins w:id="642" w:author="Don Ferer" w:date="2026-07-09T09:18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643" w:author="Don Ferer" w:date="2026-07-09T09:18:00Z">
              <w:r w:rsidRPr="00824CBB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644" w:author="Don Ferer" w:date="2026-07-30T08:30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Niveau de la classe de 1ère, ou être titulaire du BQP ou du BEP dans la filière ou le corps de métier + 3 ans d'expérience professionnelle prouvé (attestation, certificat de travail)</w:t>
              </w:r>
            </w:ins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2597D8" w14:textId="599E885A" w:rsidR="00DA5231" w:rsidRPr="00824CBB" w:rsidRDefault="00DA5231" w:rsidP="00DA5231">
            <w:pPr>
              <w:spacing w:after="0" w:line="240" w:lineRule="auto"/>
              <w:jc w:val="center"/>
              <w:rPr>
                <w:ins w:id="645" w:author="Don Ferer" w:date="2026-07-09T09:18:00Z"/>
                <w:rFonts w:ascii="Arial Narrow" w:eastAsia="Times New Roman" w:hAnsi="Arial Narrow" w:cs="Arial"/>
                <w:sz w:val="16"/>
                <w:szCs w:val="16"/>
                <w:highlight w:val="yellow"/>
                <w:rPrChange w:id="646" w:author="Don Ferer" w:date="2026-07-30T08:30:00Z">
                  <w:rPr>
                    <w:ins w:id="647" w:author="Don Ferer" w:date="2026-07-09T09:18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648" w:author="Don Ferer" w:date="2026-07-09T09:18:00Z">
              <w:r w:rsidRPr="00824CBB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649" w:author="Don Ferer" w:date="2026-07-30T08:30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BPT</w:t>
              </w:r>
            </w:ins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3F0141" w14:textId="31E1C5BB" w:rsidR="00DA5231" w:rsidRPr="00824CBB" w:rsidRDefault="00DA5231" w:rsidP="00DA5231">
            <w:pPr>
              <w:spacing w:after="0" w:line="240" w:lineRule="auto"/>
              <w:jc w:val="center"/>
              <w:rPr>
                <w:ins w:id="650" w:author="Don Ferer" w:date="2026-07-09T09:18:00Z"/>
                <w:rFonts w:ascii="Arial Narrow" w:eastAsia="Times New Roman" w:hAnsi="Arial Narrow" w:cs="Arial"/>
                <w:sz w:val="16"/>
                <w:szCs w:val="16"/>
                <w:highlight w:val="yellow"/>
                <w:rPrChange w:id="651" w:author="Don Ferer" w:date="2026-07-30T08:30:00Z">
                  <w:rPr>
                    <w:ins w:id="652" w:author="Don Ferer" w:date="2026-07-09T09:18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653" w:author="Don Ferer" w:date="2026-07-09T09:18:00Z">
              <w:r w:rsidRPr="00824CBB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654" w:author="Don Ferer" w:date="2026-07-30T08:30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350 000</w:t>
              </w:r>
            </w:ins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1FCE8A" w14:textId="3D6B5307" w:rsidR="00DA5231" w:rsidRPr="00824CBB" w:rsidRDefault="00DA5231" w:rsidP="00DA5231">
            <w:pPr>
              <w:spacing w:after="0" w:line="240" w:lineRule="auto"/>
              <w:jc w:val="center"/>
              <w:rPr>
                <w:ins w:id="655" w:author="Don Ferer" w:date="2026-07-09T09:18:00Z"/>
                <w:rFonts w:ascii="Arial Narrow" w:eastAsia="Times New Roman" w:hAnsi="Arial Narrow" w:cs="Arial"/>
                <w:sz w:val="16"/>
                <w:szCs w:val="16"/>
                <w:highlight w:val="yellow"/>
                <w:rPrChange w:id="656" w:author="Don Ferer" w:date="2026-07-30T08:30:00Z">
                  <w:rPr>
                    <w:ins w:id="657" w:author="Don Ferer" w:date="2026-07-09T09:18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658" w:author="Don Ferer" w:date="2026-07-09T09:18:00Z">
              <w:r w:rsidRPr="00824CBB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659" w:author="Don Ferer" w:date="2026-07-30T08:30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10 mois</w:t>
              </w:r>
            </w:ins>
          </w:p>
        </w:tc>
      </w:tr>
      <w:tr w:rsidR="00DA5231" w:rsidRPr="00334580" w14:paraId="7DE7602A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D34F5A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809FC" w14:textId="77777777" w:rsidR="00DA5231" w:rsidRPr="00E5478D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5478D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Maintenancier automobile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3DDAA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BA9C9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D5491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222A1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DA5231" w:rsidRPr="00334580" w14:paraId="70E32809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6117C1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9218E" w14:textId="77777777" w:rsidR="00DA5231" w:rsidRPr="00E5478D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5478D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Constructeur métallique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90146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2DF94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80211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>275 000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3FCBA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DA5231" w:rsidRPr="00334580" w14:paraId="547F7C29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83D183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96C2D" w14:textId="77777777" w:rsidR="00DA5231" w:rsidRPr="00E5478D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5478D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Maintenancier des équipements d'impression et de reprographie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7CF2B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36FC6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3DFE3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0E2F4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DA5231" w:rsidRPr="00334580" w14:paraId="06FC0609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CB22B6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F7696" w14:textId="77777777" w:rsidR="00DA5231" w:rsidRPr="00E5478D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5478D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Electricien du bâtiment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5237F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F9228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6EC43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2971E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DA5231" w:rsidRPr="00334580" w14:paraId="1328B297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803A3A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67AF6" w14:textId="77777777" w:rsidR="00DA5231" w:rsidRPr="00E5478D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5478D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Maçon polyvalent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7E6EE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2F318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4AB82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47CE8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DA5231" w:rsidRPr="00334580" w14:paraId="44596544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879FF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9CEEFF" w14:textId="09B4F8F7" w:rsidR="00DA5231" w:rsidRPr="00824CBB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  <w:highlight w:val="yellow"/>
                <w:rPrChange w:id="660" w:author="Don Ferer" w:date="2026-07-30T08:29:00Z">
                  <w:rPr>
                    <w:rFonts w:ascii="Arial Narrow" w:eastAsia="Times New Roman" w:hAnsi="Arial Narrow" w:cs="Arial"/>
                    <w:color w:val="auto"/>
                    <w:sz w:val="16"/>
                    <w:szCs w:val="16"/>
                  </w:rPr>
                </w:rPrChange>
              </w:rPr>
            </w:pPr>
            <w:ins w:id="661" w:author="Don Ferer" w:date="2026-07-10T16:49:00Z">
              <w:r w:rsidRPr="00824CBB"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yellow"/>
                  <w:rPrChange w:id="662" w:author="Don Ferer" w:date="2026-07-30T08:29:00Z">
                    <w:rPr>
                      <w:rFonts w:ascii="Arial Narrow" w:eastAsia="Times New Roman" w:hAnsi="Arial Narrow" w:cs="Arial"/>
                      <w:color w:val="auto"/>
                      <w:sz w:val="16"/>
                      <w:szCs w:val="16"/>
                    </w:rPr>
                  </w:rPrChange>
                </w:rPr>
                <w:t>Peintre bâtiment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8991CA" w14:textId="048B86E2" w:rsidR="00DA5231" w:rsidRPr="00824CBB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  <w:highlight w:val="yellow"/>
                <w:rPrChange w:id="663" w:author="Don Ferer" w:date="2026-07-30T08:29:00Z">
                  <w:rPr>
                    <w:rFonts w:ascii="Arial Narrow" w:eastAsia="Times New Roman" w:hAnsi="Arial Narrow" w:cs="Arial"/>
                    <w:color w:val="auto"/>
                    <w:sz w:val="16"/>
                    <w:szCs w:val="16"/>
                  </w:rPr>
                </w:rPrChange>
              </w:rPr>
            </w:pPr>
            <w:ins w:id="664" w:author="Don Ferer" w:date="2026-07-10T16:50:00Z">
              <w:r w:rsidRPr="00824CBB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665" w:author="Don Ferer" w:date="2026-07-30T08:29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 xml:space="preserve">Niveau CM2 au moins </w:t>
              </w:r>
            </w:ins>
            <w:ins w:id="666" w:author="Dieudo TONTPAMBO" w:date="2025-08-05T17:30:00Z">
              <w:del w:id="667" w:author="Don Ferer" w:date="2026-07-10T16:50:00Z">
                <w:r w:rsidRPr="00824CBB" w:rsidDel="0098029C">
                  <w:rPr>
                    <w:rFonts w:ascii="Arial Narrow" w:eastAsia="Times New Roman" w:hAnsi="Arial Narrow" w:cs="Arial"/>
                    <w:sz w:val="16"/>
                    <w:szCs w:val="16"/>
                    <w:highlight w:val="yellow"/>
                    <w:rPrChange w:id="668" w:author="Don Ferer" w:date="2026-07-30T08:29:00Z">
                      <w:rPr>
                        <w:rFonts w:ascii="Arial Narrow" w:eastAsia="Times New Roman" w:hAnsi="Arial Narrow" w:cs="Arial"/>
                        <w:sz w:val="16"/>
                        <w:szCs w:val="16"/>
                      </w:rPr>
                    </w:rPrChange>
                  </w:rPr>
                  <w:delText>Niveau 3ème au moins ou être titulaire du CQP ou du CAP d'un métier de la même filière + 3 ans d'expérience professionnelle</w:delText>
                </w:r>
              </w:del>
            </w:ins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AAEB78" w14:textId="347D11C4" w:rsidR="00DA5231" w:rsidRPr="00824CBB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  <w:highlight w:val="yellow"/>
                <w:rPrChange w:id="669" w:author="Don Ferer" w:date="2026-07-30T08:29:00Z">
                  <w:rPr>
                    <w:rFonts w:ascii="Arial Narrow" w:eastAsia="Times New Roman" w:hAnsi="Arial Narrow" w:cs="Arial"/>
                    <w:color w:val="auto"/>
                    <w:sz w:val="16"/>
                    <w:szCs w:val="16"/>
                  </w:rPr>
                </w:rPrChange>
              </w:rPr>
            </w:pPr>
            <w:ins w:id="670" w:author="Dieudo TONTPAMBO" w:date="2025-08-05T17:30:00Z">
              <w:del w:id="671" w:author="Don Ferer" w:date="2026-07-10T16:50:00Z">
                <w:r w:rsidRPr="00824CBB" w:rsidDel="0098029C">
                  <w:rPr>
                    <w:rFonts w:ascii="Arial Narrow" w:eastAsia="Times New Roman" w:hAnsi="Arial Narrow" w:cs="Arial"/>
                    <w:sz w:val="16"/>
                    <w:szCs w:val="16"/>
                    <w:highlight w:val="yellow"/>
                    <w:rPrChange w:id="672" w:author="Don Ferer" w:date="2026-07-30T08:29:00Z">
                      <w:rPr>
                        <w:rFonts w:ascii="Arial Narrow" w:eastAsia="Times New Roman" w:hAnsi="Arial Narrow" w:cs="Arial"/>
                        <w:sz w:val="16"/>
                        <w:szCs w:val="16"/>
                      </w:rPr>
                    </w:rPrChange>
                  </w:rPr>
                  <w:delText>BQP</w:delText>
                </w:r>
              </w:del>
            </w:ins>
            <w:ins w:id="673" w:author="Don Ferer" w:date="2026-07-10T16:50:00Z">
              <w:r w:rsidRPr="00824CBB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674" w:author="Don Ferer" w:date="2026-07-30T08:29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CQP</w:t>
              </w:r>
            </w:ins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182273" w14:textId="3D1F6119" w:rsidR="00DA5231" w:rsidRPr="00824CBB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  <w:highlight w:val="yellow"/>
                <w:rPrChange w:id="675" w:author="Don Ferer" w:date="2026-07-30T08:29:00Z">
                  <w:rPr>
                    <w:rFonts w:ascii="Arial Narrow" w:eastAsia="Times New Roman" w:hAnsi="Arial Narrow" w:cs="Arial"/>
                    <w:color w:val="auto"/>
                    <w:sz w:val="16"/>
                    <w:szCs w:val="16"/>
                  </w:rPr>
                </w:rPrChange>
              </w:rPr>
            </w:pPr>
            <w:ins w:id="676" w:author="Don Ferer" w:date="2026-07-10T16:50:00Z">
              <w:r w:rsidRPr="00824CBB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677" w:author="Don Ferer" w:date="2026-07-30T08:29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10</w:t>
              </w:r>
            </w:ins>
            <w:ins w:id="678" w:author="Dieudo TONTPAMBO" w:date="2025-08-05T17:30:00Z">
              <w:del w:id="679" w:author="Don Ferer" w:date="2026-07-10T16:50:00Z">
                <w:r w:rsidRPr="00824CBB" w:rsidDel="0098029C">
                  <w:rPr>
                    <w:rFonts w:ascii="Arial Narrow" w:eastAsia="Times New Roman" w:hAnsi="Arial Narrow" w:cs="Arial"/>
                    <w:sz w:val="16"/>
                    <w:szCs w:val="16"/>
                    <w:highlight w:val="yellow"/>
                    <w:rPrChange w:id="680" w:author="Don Ferer" w:date="2026-07-30T08:29:00Z">
                      <w:rPr>
                        <w:rFonts w:ascii="Arial Narrow" w:eastAsia="Times New Roman" w:hAnsi="Arial Narrow" w:cs="Arial"/>
                        <w:sz w:val="16"/>
                        <w:szCs w:val="16"/>
                      </w:rPr>
                    </w:rPrChange>
                  </w:rPr>
                  <w:delText>25</w:delText>
                </w:r>
              </w:del>
              <w:r w:rsidRPr="00824CBB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681" w:author="Don Ferer" w:date="2026-07-30T08:29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0 000</w:t>
              </w:r>
            </w:ins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EE7709" w14:textId="2562EE41" w:rsidR="00DA5231" w:rsidRPr="00824CBB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  <w:highlight w:val="yellow"/>
                <w:rPrChange w:id="682" w:author="Don Ferer" w:date="2026-07-30T08:29:00Z">
                  <w:rPr>
                    <w:rFonts w:ascii="Arial Narrow" w:eastAsia="Times New Roman" w:hAnsi="Arial Narrow" w:cs="Arial"/>
                    <w:color w:val="auto"/>
                    <w:sz w:val="16"/>
                    <w:szCs w:val="16"/>
                  </w:rPr>
                </w:rPrChange>
              </w:rPr>
            </w:pPr>
            <w:ins w:id="683" w:author="Dieudo TONTPAMBO" w:date="2025-08-05T17:30:00Z">
              <w:r w:rsidRPr="00824CBB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684" w:author="Don Ferer" w:date="2026-07-30T08:29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9 mois</w:t>
              </w:r>
            </w:ins>
          </w:p>
        </w:tc>
      </w:tr>
      <w:tr w:rsidR="001112CF" w:rsidRPr="00334580" w14:paraId="21310743" w14:textId="77777777" w:rsidTr="005912C5">
        <w:trPr>
          <w:trHeight w:val="284"/>
          <w:jc w:val="center"/>
        </w:trPr>
        <w:tc>
          <w:tcPr>
            <w:tcW w:w="983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B580A53" w14:textId="77777777" w:rsidR="001112CF" w:rsidRPr="00334580" w:rsidRDefault="001112CF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  <w:t>Centre Régional de Formation Professionnelle de Tenkodogo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B90BFDC" w14:textId="77777777" w:rsidR="001112CF" w:rsidRPr="00334580" w:rsidRDefault="001112CF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Maçon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B1D2D1F" w14:textId="77777777" w:rsidR="001112CF" w:rsidRPr="00334580" w:rsidRDefault="001112CF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958BBB4" w14:textId="77777777" w:rsidR="001112CF" w:rsidRPr="00334580" w:rsidRDefault="001112CF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C25C021" w14:textId="77777777" w:rsidR="001112CF" w:rsidRPr="00334580" w:rsidRDefault="001112CF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F48A6B9" w14:textId="77777777" w:rsidR="001112CF" w:rsidRPr="00334580" w:rsidRDefault="001112CF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1112CF" w:rsidRPr="00334580" w14:paraId="1EB49654" w14:textId="77777777" w:rsidTr="005912C5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0F05926" w14:textId="77777777" w:rsidR="001112CF" w:rsidRPr="00334580" w:rsidRDefault="001112CF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F98EF67" w14:textId="77777777" w:rsidR="001112CF" w:rsidRPr="00334580" w:rsidRDefault="001112CF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Menuisier métallique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9253223" w14:textId="77777777" w:rsidR="001112CF" w:rsidRPr="00334580" w:rsidRDefault="001112CF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3013BE2" w14:textId="77777777" w:rsidR="001112CF" w:rsidRPr="00334580" w:rsidRDefault="001112CF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1633EC5" w14:textId="77777777" w:rsidR="001112CF" w:rsidRPr="00334580" w:rsidRDefault="001112CF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76BD41A" w14:textId="77777777" w:rsidR="001112CF" w:rsidRPr="00334580" w:rsidRDefault="001112CF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1112CF" w:rsidRPr="00334580" w14:paraId="0FCA6F89" w14:textId="77777777" w:rsidTr="005912C5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0F7E6CA" w14:textId="77777777" w:rsidR="001112CF" w:rsidRPr="00334580" w:rsidRDefault="001112CF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15D97CC" w14:textId="77777777" w:rsidR="001112CF" w:rsidRPr="00334580" w:rsidRDefault="001112CF" w:rsidP="00DA5231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Mécanicien automobile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E951A5E" w14:textId="77777777" w:rsidR="001112CF" w:rsidRPr="00334580" w:rsidRDefault="001112CF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92156E6" w14:textId="77777777" w:rsidR="001112CF" w:rsidRPr="00334580" w:rsidRDefault="001112CF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F0F8BB9" w14:textId="77777777" w:rsidR="001112CF" w:rsidRPr="00334580" w:rsidRDefault="001112CF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>60</w:t>
            </w: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2700DB4" w14:textId="77777777" w:rsidR="001112CF" w:rsidRPr="00334580" w:rsidRDefault="001112CF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1112CF" w:rsidRPr="00334580" w14:paraId="6AE02DB2" w14:textId="77777777" w:rsidTr="005912C5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42596A3" w14:textId="77777777" w:rsidR="001112CF" w:rsidRPr="00334580" w:rsidRDefault="001112CF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110CA14" w14:textId="77777777" w:rsidR="001112CF" w:rsidRPr="00334580" w:rsidRDefault="001112CF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Couturier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C251318" w14:textId="77777777" w:rsidR="001112CF" w:rsidRPr="00334580" w:rsidRDefault="001112CF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55A518A" w14:textId="77777777" w:rsidR="001112CF" w:rsidRPr="00334580" w:rsidRDefault="001112CF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4F70276" w14:textId="77777777" w:rsidR="001112CF" w:rsidRPr="00334580" w:rsidRDefault="001112CF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3262EDB" w14:textId="77777777" w:rsidR="001112CF" w:rsidRPr="00334580" w:rsidRDefault="001112CF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1112CF" w:rsidRPr="00334580" w14:paraId="1F628948" w14:textId="77777777" w:rsidTr="005912C5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545F0F7" w14:textId="77777777" w:rsidR="001112CF" w:rsidRPr="00334580" w:rsidRDefault="001112CF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73A0254" w14:textId="77777777" w:rsidR="001112CF" w:rsidRPr="00334580" w:rsidRDefault="001112CF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Coiffeur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7783F1C" w14:textId="77777777" w:rsidR="001112CF" w:rsidRPr="00334580" w:rsidRDefault="001112CF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B19F2E9" w14:textId="77777777" w:rsidR="001112CF" w:rsidRPr="00334580" w:rsidRDefault="001112CF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D889109" w14:textId="77777777" w:rsidR="001112CF" w:rsidRPr="00334580" w:rsidRDefault="001112CF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B30EF8A" w14:textId="77777777" w:rsidR="001112CF" w:rsidRPr="00334580" w:rsidRDefault="001112CF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1112CF" w:rsidRPr="00334580" w14:paraId="5380AD77" w14:textId="77777777" w:rsidTr="005912C5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2394448" w14:textId="77777777" w:rsidR="001112CF" w:rsidRPr="00334580" w:rsidRDefault="001112CF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9FD4FAF" w14:textId="77777777" w:rsidR="001112CF" w:rsidRPr="00334580" w:rsidRDefault="001112CF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Mécanicien de vélomoteurs et Motocycles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5E691AA" w14:textId="77777777" w:rsidR="001112CF" w:rsidRPr="00334580" w:rsidRDefault="001112CF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96EFD3B" w14:textId="77777777" w:rsidR="001112CF" w:rsidRPr="00334580" w:rsidRDefault="001112CF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1F56514" w14:textId="77777777" w:rsidR="001112CF" w:rsidRPr="00334580" w:rsidRDefault="001112CF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E335CEC" w14:textId="77777777" w:rsidR="001112CF" w:rsidRPr="00334580" w:rsidRDefault="001112CF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1112CF" w:rsidRPr="00334580" w14:paraId="7EFF4596" w14:textId="77777777" w:rsidTr="000813C0">
        <w:trPr>
          <w:trHeight w:val="284"/>
          <w:jc w:val="center"/>
          <w:ins w:id="685" w:author="Don Ferer" w:date="2026-07-09T10:25:00Z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C6EB91B" w14:textId="77777777" w:rsidR="001112CF" w:rsidRPr="00334580" w:rsidRDefault="001112CF" w:rsidP="00DA5231">
            <w:pPr>
              <w:spacing w:after="0" w:line="240" w:lineRule="auto"/>
              <w:rPr>
                <w:ins w:id="686" w:author="Don Ferer" w:date="2026-07-09T10:25:00Z"/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EBFEE98" w14:textId="1DE7A317" w:rsidR="001112CF" w:rsidRPr="00E07332" w:rsidRDefault="001112CF" w:rsidP="00DA5231">
            <w:pPr>
              <w:spacing w:after="0" w:line="240" w:lineRule="auto"/>
              <w:rPr>
                <w:ins w:id="687" w:author="Don Ferer" w:date="2026-07-09T10:25:00Z"/>
                <w:rFonts w:ascii="Arial Narrow" w:eastAsia="Times New Roman" w:hAnsi="Arial Narrow" w:cs="Arial"/>
                <w:sz w:val="16"/>
                <w:szCs w:val="16"/>
                <w:highlight w:val="yellow"/>
                <w:rPrChange w:id="688" w:author="Don Ferer" w:date="2026-07-09T10:26:00Z">
                  <w:rPr>
                    <w:ins w:id="689" w:author="Don Ferer" w:date="2026-07-09T10:25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690" w:author="Don Ferer" w:date="2026-07-09T10:26:00Z">
              <w:r w:rsidRPr="00775514"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green"/>
                  <w:rPrChange w:id="691" w:author="Don Ferer" w:date="2026-07-29T16:27:00Z">
                    <w:rPr>
                      <w:rFonts w:ascii="Arial Narrow" w:eastAsia="Times New Roman" w:hAnsi="Arial Narrow" w:cs="Arial"/>
                      <w:color w:val="auto"/>
                      <w:sz w:val="16"/>
                      <w:szCs w:val="16"/>
                    </w:rPr>
                  </w:rPrChange>
                </w:rPr>
                <w:t>Plombier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430F004" w14:textId="5A68624D" w:rsidR="001112CF" w:rsidRPr="0051164F" w:rsidRDefault="001112CF" w:rsidP="00DA5231">
            <w:pPr>
              <w:spacing w:after="0" w:line="240" w:lineRule="auto"/>
              <w:rPr>
                <w:ins w:id="692" w:author="Don Ferer" w:date="2026-07-09T10:25:00Z"/>
                <w:rFonts w:ascii="Arial Narrow" w:eastAsia="Times New Roman" w:hAnsi="Arial Narrow" w:cs="Arial"/>
                <w:sz w:val="16"/>
                <w:szCs w:val="16"/>
                <w:highlight w:val="green"/>
                <w:rPrChange w:id="693" w:author="Don Ferer" w:date="2026-07-30T08:50:00Z">
                  <w:rPr>
                    <w:ins w:id="694" w:author="Don Ferer" w:date="2026-07-09T10:25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695" w:author="Don Ferer" w:date="2026-07-09T10:26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696" w:author="Don Ferer" w:date="2026-07-30T08:50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Niveau CM2 au moins</w:t>
              </w:r>
            </w:ins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474CF81" w14:textId="718FFF9B" w:rsidR="001112CF" w:rsidRPr="0051164F" w:rsidRDefault="001112CF" w:rsidP="00DA5231">
            <w:pPr>
              <w:spacing w:after="0" w:line="240" w:lineRule="auto"/>
              <w:jc w:val="center"/>
              <w:rPr>
                <w:ins w:id="697" w:author="Don Ferer" w:date="2026-07-09T10:25:00Z"/>
                <w:rFonts w:ascii="Arial Narrow" w:eastAsia="Times New Roman" w:hAnsi="Arial Narrow" w:cs="Arial"/>
                <w:sz w:val="16"/>
                <w:szCs w:val="16"/>
                <w:highlight w:val="green"/>
                <w:rPrChange w:id="698" w:author="Don Ferer" w:date="2026-07-30T08:50:00Z">
                  <w:rPr>
                    <w:ins w:id="699" w:author="Don Ferer" w:date="2026-07-09T10:25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700" w:author="Don Ferer" w:date="2026-07-09T10:26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701" w:author="Don Ferer" w:date="2026-07-30T08:50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CQP</w:t>
              </w:r>
            </w:ins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04939B0" w14:textId="3C4DE322" w:rsidR="001112CF" w:rsidRPr="0051164F" w:rsidRDefault="001112CF" w:rsidP="00DA5231">
            <w:pPr>
              <w:spacing w:after="0" w:line="240" w:lineRule="auto"/>
              <w:jc w:val="center"/>
              <w:rPr>
                <w:ins w:id="702" w:author="Don Ferer" w:date="2026-07-09T10:25:00Z"/>
                <w:rFonts w:ascii="Arial Narrow" w:eastAsia="Times New Roman" w:hAnsi="Arial Narrow" w:cs="Arial"/>
                <w:sz w:val="16"/>
                <w:szCs w:val="16"/>
                <w:highlight w:val="green"/>
                <w:rPrChange w:id="703" w:author="Don Ferer" w:date="2026-07-30T08:50:00Z">
                  <w:rPr>
                    <w:ins w:id="704" w:author="Don Ferer" w:date="2026-07-09T10:25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705" w:author="Don Ferer" w:date="2026-07-09T10:26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706" w:author="Don Ferer" w:date="2026-07-30T08:50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60 000</w:t>
              </w:r>
            </w:ins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4370D1F" w14:textId="130F52B7" w:rsidR="001112CF" w:rsidRPr="0051164F" w:rsidRDefault="001112CF" w:rsidP="00DA5231">
            <w:pPr>
              <w:spacing w:after="0" w:line="240" w:lineRule="auto"/>
              <w:jc w:val="center"/>
              <w:rPr>
                <w:ins w:id="707" w:author="Don Ferer" w:date="2026-07-09T10:25:00Z"/>
                <w:rFonts w:ascii="Arial Narrow" w:eastAsia="Times New Roman" w:hAnsi="Arial Narrow" w:cs="Arial"/>
                <w:sz w:val="16"/>
                <w:szCs w:val="16"/>
                <w:highlight w:val="green"/>
                <w:rPrChange w:id="708" w:author="Don Ferer" w:date="2026-07-30T08:50:00Z">
                  <w:rPr>
                    <w:ins w:id="709" w:author="Don Ferer" w:date="2026-07-09T10:25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710" w:author="Don Ferer" w:date="2026-07-09T10:26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711" w:author="Don Ferer" w:date="2026-07-30T08:50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8 mois</w:t>
              </w:r>
            </w:ins>
          </w:p>
        </w:tc>
      </w:tr>
      <w:tr w:rsidR="001112CF" w:rsidRPr="00334580" w14:paraId="08726EAF" w14:textId="77777777" w:rsidTr="000813C0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A8B9602" w14:textId="77777777" w:rsidR="001112CF" w:rsidRPr="00334580" w:rsidRDefault="001112CF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8069428" w14:textId="77777777" w:rsidR="001112CF" w:rsidRPr="00334580" w:rsidRDefault="001112CF" w:rsidP="00DA5231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Aide-électricien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F6E9CAC" w14:textId="77777777" w:rsidR="001112CF" w:rsidRPr="00334580" w:rsidRDefault="001112CF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17D39AA" w14:textId="77777777" w:rsidR="001112CF" w:rsidRPr="00334580" w:rsidRDefault="001112CF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C1A1E06" w14:textId="77777777" w:rsidR="001112CF" w:rsidRPr="00334580" w:rsidRDefault="001112CF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0FEC258" w14:textId="77777777" w:rsidR="001112CF" w:rsidRPr="00334580" w:rsidRDefault="001112CF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DA5231" w:rsidRPr="00334580" w14:paraId="52EE0069" w14:textId="77777777" w:rsidTr="001112CF">
        <w:tblPrEx>
          <w:tblW w:w="5165" w:type="pct"/>
          <w:jc w:val="center"/>
          <w:tblCellMar>
            <w:left w:w="70" w:type="dxa"/>
            <w:right w:w="70" w:type="dxa"/>
          </w:tblCellMar>
          <w:tblPrExChange w:id="712" w:author="Don Ferer" w:date="2026-07-31T15:46:00Z">
            <w:tblPrEx>
              <w:tblW w:w="5165" w:type="pct"/>
              <w:jc w:val="center"/>
              <w:tblCellMar>
                <w:left w:w="70" w:type="dxa"/>
                <w:right w:w="70" w:type="dxa"/>
              </w:tblCellMar>
            </w:tblPrEx>
          </w:tblPrExChange>
        </w:tblPrEx>
        <w:trPr>
          <w:trHeight w:val="284"/>
          <w:jc w:val="center"/>
          <w:ins w:id="713" w:author="Don Ferer" w:date="2026-07-31T15:17:00Z"/>
          <w:trPrChange w:id="714" w:author="Don Ferer" w:date="2026-07-31T15:46:00Z">
            <w:trPr>
              <w:gridBefore w:val="2"/>
              <w:trHeight w:val="284"/>
              <w:jc w:val="center"/>
            </w:trPr>
          </w:trPrChange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tcPrChange w:id="715" w:author="Don Ferer" w:date="2026-07-31T15:46:00Z">
              <w:tcPr>
                <w:tcW w:w="983" w:type="pct"/>
                <w:gridSpan w:val="3"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0C06E786" w14:textId="2B29E8DB" w:rsidR="00DA5231" w:rsidRPr="00334580" w:rsidRDefault="00DA5231" w:rsidP="00DA5231">
            <w:pPr>
              <w:spacing w:after="0" w:line="240" w:lineRule="auto"/>
              <w:rPr>
                <w:ins w:id="716" w:author="Don Ferer" w:date="2026-07-31T15:17:00Z"/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  <w:ins w:id="717" w:author="Don Ferer" w:date="2026-07-31T15:17:00Z">
              <w:r>
                <w:rPr>
                  <w:rFonts w:ascii="Arial Narrow" w:eastAsia="Times New Roman" w:hAnsi="Arial Narrow" w:cs="Arial"/>
                  <w:b/>
                  <w:bCs/>
                  <w:sz w:val="16"/>
                  <w:szCs w:val="16"/>
                </w:rPr>
                <w:t>CFPF de Ouargaye</w:t>
              </w:r>
            </w:ins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tcPrChange w:id="718" w:author="Don Ferer" w:date="2026-07-31T15:46:00Z">
              <w:tcPr>
                <w:tcW w:w="111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7FECA72A" w14:textId="2EB47CAF" w:rsidR="00DA5231" w:rsidRPr="00E5478D" w:rsidDel="00535117" w:rsidRDefault="00DA5231" w:rsidP="00DA5231">
            <w:pPr>
              <w:spacing w:after="0" w:line="240" w:lineRule="auto"/>
              <w:rPr>
                <w:ins w:id="719" w:author="Don Ferer" w:date="2026-07-31T15:17:00Z"/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ins w:id="720" w:author="Don Ferer" w:date="2026-07-31T15:17:00Z">
              <w:r>
                <w:rPr>
                  <w:rFonts w:ascii="Arial Narrow" w:eastAsia="Times New Roman" w:hAnsi="Arial Narrow" w:cs="Arial"/>
                  <w:color w:val="auto"/>
                  <w:sz w:val="16"/>
                  <w:szCs w:val="16"/>
                </w:rPr>
                <w:t>Maçon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tcPrChange w:id="721" w:author="Don Ferer" w:date="2026-07-31T15:46:00Z">
              <w:tcPr>
                <w:tcW w:w="1479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34D5EBE5" w14:textId="1B80D03B" w:rsidR="00DA5231" w:rsidRPr="00334580" w:rsidDel="00535117" w:rsidRDefault="00DA5231" w:rsidP="00DA5231">
            <w:pPr>
              <w:spacing w:after="0" w:line="240" w:lineRule="auto"/>
              <w:rPr>
                <w:ins w:id="722" w:author="Don Ferer" w:date="2026-07-31T15:17:00Z"/>
                <w:rFonts w:ascii="Arial Narrow" w:eastAsia="Times New Roman" w:hAnsi="Arial Narrow" w:cs="Arial"/>
                <w:sz w:val="16"/>
                <w:szCs w:val="16"/>
              </w:rPr>
            </w:pPr>
            <w:ins w:id="723" w:author="Don Ferer" w:date="2026-07-31T15:17:00Z">
              <w:r w:rsidRPr="00334580">
                <w:rPr>
                  <w:rFonts w:ascii="Arial Narrow" w:eastAsia="Times New Roman" w:hAnsi="Arial Narrow" w:cs="Arial"/>
                  <w:sz w:val="16"/>
                  <w:szCs w:val="16"/>
                </w:rPr>
                <w:t>Niveau CM2 au moins</w:t>
              </w:r>
            </w:ins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tcPrChange w:id="724" w:author="Don Ferer" w:date="2026-07-31T15:46:00Z">
              <w:tcPr>
                <w:tcW w:w="573" w:type="pct"/>
                <w:gridSpan w:val="4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0DC790ED" w14:textId="37C125C6" w:rsidR="00DA5231" w:rsidRPr="00334580" w:rsidDel="00535117" w:rsidRDefault="00DA5231" w:rsidP="00DA5231">
            <w:pPr>
              <w:spacing w:after="0" w:line="240" w:lineRule="auto"/>
              <w:jc w:val="center"/>
              <w:rPr>
                <w:ins w:id="725" w:author="Don Ferer" w:date="2026-07-31T15:17:00Z"/>
                <w:rFonts w:ascii="Arial Narrow" w:eastAsia="Times New Roman" w:hAnsi="Arial Narrow" w:cs="Arial"/>
                <w:sz w:val="16"/>
                <w:szCs w:val="16"/>
              </w:rPr>
            </w:pPr>
            <w:ins w:id="726" w:author="Don Ferer" w:date="2026-07-31T15:17:00Z">
              <w:r w:rsidRPr="00334580">
                <w:rPr>
                  <w:rFonts w:ascii="Arial Narrow" w:eastAsia="Times New Roman" w:hAnsi="Arial Narrow" w:cs="Arial"/>
                  <w:sz w:val="16"/>
                  <w:szCs w:val="16"/>
                </w:rPr>
                <w:t>CQP</w:t>
              </w:r>
            </w:ins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tcPrChange w:id="727" w:author="Don Ferer" w:date="2026-07-31T15:46:00Z">
              <w:tcPr>
                <w:tcW w:w="513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3C0F9AAE" w14:textId="07D2FB91" w:rsidR="00DA5231" w:rsidDel="00535117" w:rsidRDefault="00DA5231" w:rsidP="00DA5231">
            <w:pPr>
              <w:spacing w:after="0" w:line="240" w:lineRule="auto"/>
              <w:jc w:val="center"/>
              <w:rPr>
                <w:ins w:id="728" w:author="Don Ferer" w:date="2026-07-31T15:17:00Z"/>
                <w:rFonts w:ascii="Arial Narrow" w:eastAsia="Times New Roman" w:hAnsi="Arial Narrow" w:cs="Arial"/>
                <w:sz w:val="16"/>
                <w:szCs w:val="16"/>
              </w:rPr>
            </w:pPr>
            <w:ins w:id="729" w:author="Don Ferer" w:date="2026-07-31T15:17:00Z">
              <w:r w:rsidRPr="00334580">
                <w:rPr>
                  <w:rFonts w:ascii="Arial Narrow" w:eastAsia="Times New Roman" w:hAnsi="Arial Narrow" w:cs="Arial"/>
                  <w:sz w:val="16"/>
                  <w:szCs w:val="16"/>
                </w:rPr>
                <w:t>60 000</w:t>
              </w:r>
            </w:ins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tcPrChange w:id="730" w:author="Don Ferer" w:date="2026-07-31T15:46:00Z">
              <w:tcPr>
                <w:tcW w:w="33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3DADE319" w14:textId="4409ACF6" w:rsidR="00DA5231" w:rsidRPr="00334580" w:rsidDel="00535117" w:rsidRDefault="00DA5231" w:rsidP="00DA5231">
            <w:pPr>
              <w:spacing w:after="0" w:line="240" w:lineRule="auto"/>
              <w:jc w:val="center"/>
              <w:rPr>
                <w:ins w:id="731" w:author="Don Ferer" w:date="2026-07-31T15:17:00Z"/>
                <w:rFonts w:ascii="Arial Narrow" w:eastAsia="Times New Roman" w:hAnsi="Arial Narrow" w:cs="Arial"/>
                <w:sz w:val="16"/>
                <w:szCs w:val="16"/>
              </w:rPr>
            </w:pPr>
            <w:ins w:id="732" w:author="Don Ferer" w:date="2026-07-31T15:17:00Z">
              <w:r w:rsidRPr="00334580">
                <w:rPr>
                  <w:rFonts w:ascii="Arial Narrow" w:eastAsia="Times New Roman" w:hAnsi="Arial Narrow" w:cs="Arial"/>
                  <w:sz w:val="16"/>
                  <w:szCs w:val="16"/>
                </w:rPr>
                <w:t>8 mois</w:t>
              </w:r>
            </w:ins>
          </w:p>
        </w:tc>
      </w:tr>
      <w:tr w:rsidR="00AB65B7" w:rsidRPr="00334580" w14:paraId="454B8FD3" w14:textId="77777777" w:rsidTr="000813C0">
        <w:trPr>
          <w:trHeight w:val="284"/>
          <w:jc w:val="center"/>
          <w:ins w:id="733" w:author="Don Ferer" w:date="2026-07-31T15:37:00Z"/>
        </w:trPr>
        <w:tc>
          <w:tcPr>
            <w:tcW w:w="983" w:type="pct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C754A82" w14:textId="05A3699B" w:rsidR="00AB65B7" w:rsidRDefault="00AB65B7" w:rsidP="002B2C3F">
            <w:pPr>
              <w:spacing w:after="0" w:line="240" w:lineRule="auto"/>
              <w:rPr>
                <w:ins w:id="734" w:author="Don Ferer" w:date="2026-07-31T15:37:00Z"/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  <w:ins w:id="735" w:author="Don Ferer" w:date="2026-07-31T15:37:00Z">
              <w:r>
                <w:rPr>
                  <w:rFonts w:ascii="Arial Narrow" w:eastAsia="Times New Roman" w:hAnsi="Arial Narrow" w:cs="Arial"/>
                  <w:b/>
                  <w:bCs/>
                  <w:sz w:val="16"/>
                  <w:szCs w:val="16"/>
                </w:rPr>
                <w:t>CPFP de Cissin</w:t>
              </w:r>
            </w:ins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AB844C6" w14:textId="7A6CF058" w:rsidR="00AB65B7" w:rsidRPr="002B2C3F" w:rsidRDefault="00AB65B7" w:rsidP="002B2C3F">
            <w:pPr>
              <w:spacing w:after="0" w:line="240" w:lineRule="auto"/>
              <w:rPr>
                <w:ins w:id="736" w:author="Don Ferer" w:date="2026-07-31T15:37:00Z"/>
                <w:rFonts w:ascii="Arial Narrow" w:eastAsia="Times New Roman" w:hAnsi="Arial Narrow" w:cs="Arial"/>
                <w:color w:val="auto"/>
                <w:sz w:val="16"/>
                <w:szCs w:val="16"/>
                <w:highlight w:val="yellow"/>
                <w:rPrChange w:id="737" w:author="Don Ferer" w:date="2026-07-31T19:27:00Z">
                  <w:rPr>
                    <w:ins w:id="738" w:author="Don Ferer" w:date="2026-07-31T15:37:00Z"/>
                    <w:rFonts w:ascii="Arial Narrow" w:eastAsia="Times New Roman" w:hAnsi="Arial Narrow" w:cs="Arial"/>
                    <w:color w:val="auto"/>
                    <w:sz w:val="16"/>
                    <w:szCs w:val="16"/>
                  </w:rPr>
                </w:rPrChange>
              </w:rPr>
            </w:pPr>
            <w:ins w:id="739" w:author="Don Ferer" w:date="2026-07-31T19:26:00Z">
              <w:r w:rsidRPr="002B2C3F"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yellow"/>
                  <w:rPrChange w:id="740" w:author="Don Ferer" w:date="2026-07-31T19:27:00Z">
                    <w:rPr>
                      <w:rFonts w:ascii="Arial Narrow" w:eastAsia="Times New Roman" w:hAnsi="Arial Narrow" w:cs="Arial"/>
                      <w:color w:val="auto"/>
                      <w:sz w:val="16"/>
                      <w:szCs w:val="16"/>
                    </w:rPr>
                  </w:rPrChange>
                </w:rPr>
                <w:t>Maçon polyvalent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A33612F" w14:textId="0057ECFF" w:rsidR="00AB65B7" w:rsidRPr="002B2C3F" w:rsidRDefault="00AB65B7" w:rsidP="002B2C3F">
            <w:pPr>
              <w:spacing w:after="0" w:line="240" w:lineRule="auto"/>
              <w:rPr>
                <w:ins w:id="741" w:author="Don Ferer" w:date="2026-07-31T15:37:00Z"/>
                <w:rFonts w:ascii="Arial Narrow" w:eastAsia="Times New Roman" w:hAnsi="Arial Narrow" w:cs="Arial"/>
                <w:sz w:val="16"/>
                <w:szCs w:val="16"/>
                <w:highlight w:val="yellow"/>
                <w:rPrChange w:id="742" w:author="Don Ferer" w:date="2026-07-31T19:27:00Z">
                  <w:rPr>
                    <w:ins w:id="743" w:author="Don Ferer" w:date="2026-07-31T15:37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744" w:author="Don Ferer" w:date="2026-07-31T19:26:00Z">
              <w:r w:rsidRPr="002B2C3F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745" w:author="Don Ferer" w:date="2026-07-31T19:27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Niveau 3ème au moins ou être titulaire du CQP ou du CAP d'un métier de la même filière + 3 ans d'expérience professionnelle</w:t>
              </w:r>
            </w:ins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0240849" w14:textId="482BA434" w:rsidR="00AB65B7" w:rsidRPr="002B2C3F" w:rsidRDefault="00AB65B7" w:rsidP="002B2C3F">
            <w:pPr>
              <w:spacing w:after="0" w:line="240" w:lineRule="auto"/>
              <w:jc w:val="center"/>
              <w:rPr>
                <w:ins w:id="746" w:author="Don Ferer" w:date="2026-07-31T15:37:00Z"/>
                <w:rFonts w:ascii="Arial Narrow" w:eastAsia="Times New Roman" w:hAnsi="Arial Narrow" w:cs="Arial"/>
                <w:sz w:val="16"/>
                <w:szCs w:val="16"/>
                <w:highlight w:val="yellow"/>
                <w:rPrChange w:id="747" w:author="Don Ferer" w:date="2026-07-31T19:27:00Z">
                  <w:rPr>
                    <w:ins w:id="748" w:author="Don Ferer" w:date="2026-07-31T15:37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749" w:author="Don Ferer" w:date="2026-07-31T19:26:00Z">
              <w:r w:rsidRPr="002B2C3F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750" w:author="Don Ferer" w:date="2026-07-31T19:27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BQP</w:t>
              </w:r>
            </w:ins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15ECBE9" w14:textId="4D472B81" w:rsidR="00AB65B7" w:rsidRPr="002B2C3F" w:rsidRDefault="00AB65B7" w:rsidP="002B2C3F">
            <w:pPr>
              <w:spacing w:after="0" w:line="240" w:lineRule="auto"/>
              <w:jc w:val="center"/>
              <w:rPr>
                <w:ins w:id="751" w:author="Don Ferer" w:date="2026-07-31T15:37:00Z"/>
                <w:rFonts w:ascii="Arial Narrow" w:eastAsia="Times New Roman" w:hAnsi="Arial Narrow" w:cs="Arial"/>
                <w:sz w:val="16"/>
                <w:szCs w:val="16"/>
                <w:highlight w:val="yellow"/>
                <w:rPrChange w:id="752" w:author="Don Ferer" w:date="2026-07-31T19:27:00Z">
                  <w:rPr>
                    <w:ins w:id="753" w:author="Don Ferer" w:date="2026-07-31T15:37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754" w:author="Don Ferer" w:date="2026-07-31T19:26:00Z">
              <w:r w:rsidRPr="002B2C3F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755" w:author="Don Ferer" w:date="2026-07-31T19:27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250 000</w:t>
              </w:r>
            </w:ins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CC178FF" w14:textId="3E5CE4C8" w:rsidR="00AB65B7" w:rsidRPr="002B2C3F" w:rsidRDefault="00AB65B7" w:rsidP="002B2C3F">
            <w:pPr>
              <w:spacing w:after="0" w:line="240" w:lineRule="auto"/>
              <w:jc w:val="center"/>
              <w:rPr>
                <w:ins w:id="756" w:author="Don Ferer" w:date="2026-07-31T15:37:00Z"/>
                <w:rFonts w:ascii="Arial Narrow" w:eastAsia="Times New Roman" w:hAnsi="Arial Narrow" w:cs="Arial"/>
                <w:sz w:val="16"/>
                <w:szCs w:val="16"/>
                <w:highlight w:val="yellow"/>
                <w:rPrChange w:id="757" w:author="Don Ferer" w:date="2026-07-31T19:27:00Z">
                  <w:rPr>
                    <w:ins w:id="758" w:author="Don Ferer" w:date="2026-07-31T15:37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759" w:author="Don Ferer" w:date="2026-07-31T19:26:00Z">
              <w:r w:rsidRPr="002B2C3F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760" w:author="Don Ferer" w:date="2026-07-31T19:27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9 mois</w:t>
              </w:r>
            </w:ins>
          </w:p>
        </w:tc>
      </w:tr>
      <w:tr w:rsidR="00AB65B7" w:rsidRPr="00334580" w14:paraId="7AD4C20B" w14:textId="77777777" w:rsidTr="000813C0">
        <w:trPr>
          <w:trHeight w:val="284"/>
          <w:jc w:val="center"/>
          <w:ins w:id="761" w:author="Don Ferer" w:date="2026-07-31T19:27:00Z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C25F660" w14:textId="77777777" w:rsidR="00AB65B7" w:rsidRDefault="00AB65B7" w:rsidP="00AB65B7">
            <w:pPr>
              <w:spacing w:after="0" w:line="240" w:lineRule="auto"/>
              <w:rPr>
                <w:ins w:id="762" w:author="Don Ferer" w:date="2026-07-31T19:27:00Z"/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697027" w14:textId="544EBED9" w:rsidR="00AB65B7" w:rsidRPr="00AB65B7" w:rsidRDefault="00AB65B7" w:rsidP="00AB65B7">
            <w:pPr>
              <w:spacing w:after="0" w:line="240" w:lineRule="auto"/>
              <w:rPr>
                <w:ins w:id="763" w:author="Don Ferer" w:date="2026-07-31T19:27:00Z"/>
                <w:rFonts w:ascii="Arial Narrow" w:eastAsia="Times New Roman" w:hAnsi="Arial Narrow" w:cs="Arial"/>
                <w:color w:val="auto"/>
                <w:sz w:val="16"/>
                <w:szCs w:val="16"/>
                <w:highlight w:val="yellow"/>
              </w:rPr>
            </w:pPr>
            <w:ins w:id="764" w:author="Don Ferer" w:date="2026-07-31T19:27:00Z">
              <w:del w:id="765" w:author="USER" w:date="2026-08-02T23:38:00Z" w16du:dateUtc="2026-08-02T23:38:00Z">
                <w:r w:rsidRPr="00AB65B7" w:rsidDel="00D06623">
                  <w:rPr>
                    <w:rFonts w:ascii="Arial Narrow" w:eastAsia="Times New Roman" w:hAnsi="Arial Narrow" w:cs="Arial"/>
                    <w:color w:val="auto"/>
                    <w:sz w:val="16"/>
                    <w:szCs w:val="16"/>
                    <w:highlight w:val="yellow"/>
                    <w:rPrChange w:id="766" w:author="Don Ferer" w:date="2026-07-31T19:28:00Z">
                      <w:rPr>
                        <w:rFonts w:ascii="Arial Narrow" w:eastAsia="Times New Roman" w:hAnsi="Arial Narrow" w:cs="Arial"/>
                        <w:color w:val="auto"/>
                        <w:sz w:val="16"/>
                        <w:szCs w:val="16"/>
                      </w:rPr>
                    </w:rPrChange>
                  </w:rPr>
                  <w:delText>Ménuiserie</w:delText>
                </w:r>
              </w:del>
            </w:ins>
            <w:ins w:id="767" w:author="USER" w:date="2026-08-02T23:38:00Z" w16du:dateUtc="2026-08-02T23:38:00Z">
              <w:r w:rsidR="00D06623" w:rsidRPr="00D06623"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yellow"/>
                </w:rPr>
                <w:t>Menuiserie</w:t>
              </w:r>
            </w:ins>
            <w:ins w:id="768" w:author="Don Ferer" w:date="2026-07-31T19:27:00Z">
              <w:r w:rsidRPr="00AB65B7"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yellow"/>
                  <w:rPrChange w:id="769" w:author="Don Ferer" w:date="2026-07-31T19:28:00Z">
                    <w:rPr>
                      <w:rFonts w:ascii="Arial Narrow" w:eastAsia="Times New Roman" w:hAnsi="Arial Narrow" w:cs="Arial"/>
                      <w:color w:val="auto"/>
                      <w:sz w:val="16"/>
                      <w:szCs w:val="16"/>
                    </w:rPr>
                  </w:rPrChange>
                </w:rPr>
                <w:t xml:space="preserve"> métallique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300799D" w14:textId="600DAB19" w:rsidR="00AB65B7" w:rsidRPr="00AB65B7" w:rsidRDefault="00AB65B7" w:rsidP="00AB65B7">
            <w:pPr>
              <w:spacing w:after="0" w:line="240" w:lineRule="auto"/>
              <w:rPr>
                <w:ins w:id="770" w:author="Don Ferer" w:date="2026-07-31T19:27:00Z"/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ins w:id="771" w:author="Don Ferer" w:date="2026-07-31T19:27:00Z">
              <w:r w:rsidRPr="00AB65B7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772" w:author="Don Ferer" w:date="2026-07-31T19:28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Niveau CM2 au moins</w:t>
              </w:r>
            </w:ins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4462FCF" w14:textId="0769BDD8" w:rsidR="00AB65B7" w:rsidRPr="00AB65B7" w:rsidRDefault="00AB65B7" w:rsidP="00AB65B7">
            <w:pPr>
              <w:spacing w:after="0" w:line="240" w:lineRule="auto"/>
              <w:jc w:val="center"/>
              <w:rPr>
                <w:ins w:id="773" w:author="Don Ferer" w:date="2026-07-31T19:27:00Z"/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ins w:id="774" w:author="Don Ferer" w:date="2026-07-31T19:27:00Z">
              <w:r w:rsidRPr="00AB65B7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775" w:author="Don Ferer" w:date="2026-07-31T19:28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CQP</w:t>
              </w:r>
            </w:ins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3A505BE" w14:textId="7EA4C030" w:rsidR="00AB65B7" w:rsidRPr="00AB65B7" w:rsidRDefault="00AB65B7" w:rsidP="00AB65B7">
            <w:pPr>
              <w:spacing w:after="0" w:line="240" w:lineRule="auto"/>
              <w:jc w:val="center"/>
              <w:rPr>
                <w:ins w:id="776" w:author="Don Ferer" w:date="2026-07-31T19:27:00Z"/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ins w:id="777" w:author="Don Ferer" w:date="2026-07-31T19:27:00Z">
              <w:r w:rsidRPr="00AB65B7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778" w:author="Don Ferer" w:date="2026-07-31T19:28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60 000</w:t>
              </w:r>
            </w:ins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CDA394B" w14:textId="116DDE89" w:rsidR="00AB65B7" w:rsidRPr="00AB65B7" w:rsidRDefault="00AB65B7" w:rsidP="00AB65B7">
            <w:pPr>
              <w:spacing w:after="0" w:line="240" w:lineRule="auto"/>
              <w:jc w:val="center"/>
              <w:rPr>
                <w:ins w:id="779" w:author="Don Ferer" w:date="2026-07-31T19:27:00Z"/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ins w:id="780" w:author="Don Ferer" w:date="2026-07-31T19:27:00Z">
              <w:r w:rsidRPr="00AB65B7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781" w:author="Don Ferer" w:date="2026-07-31T19:28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8 mois</w:t>
              </w:r>
            </w:ins>
          </w:p>
        </w:tc>
      </w:tr>
      <w:tr w:rsidR="00AB65B7" w:rsidRPr="00334580" w14:paraId="0A8C4F38" w14:textId="77777777" w:rsidTr="000813C0">
        <w:trPr>
          <w:trHeight w:val="284"/>
          <w:jc w:val="center"/>
          <w:ins w:id="782" w:author="Don Ferer" w:date="2026-07-31T19:25:00Z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81D68C" w14:textId="77777777" w:rsidR="00AB65B7" w:rsidRDefault="00AB65B7" w:rsidP="00AB65B7">
            <w:pPr>
              <w:spacing w:after="0" w:line="240" w:lineRule="auto"/>
              <w:rPr>
                <w:ins w:id="783" w:author="Don Ferer" w:date="2026-07-31T19:25:00Z"/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B10AB6D" w14:textId="099DB1C8" w:rsidR="00AB65B7" w:rsidRPr="00AB65B7" w:rsidRDefault="00AB65B7" w:rsidP="00AB65B7">
            <w:pPr>
              <w:spacing w:after="0" w:line="240" w:lineRule="auto"/>
              <w:rPr>
                <w:ins w:id="784" w:author="Don Ferer" w:date="2026-07-31T19:25:00Z"/>
                <w:rFonts w:ascii="Arial Narrow" w:eastAsia="Times New Roman" w:hAnsi="Arial Narrow" w:cs="Arial"/>
                <w:color w:val="auto"/>
                <w:sz w:val="16"/>
                <w:szCs w:val="16"/>
                <w:highlight w:val="green"/>
                <w:rPrChange w:id="785" w:author="Don Ferer" w:date="2026-07-31T19:29:00Z">
                  <w:rPr>
                    <w:ins w:id="786" w:author="Don Ferer" w:date="2026-07-31T19:25:00Z"/>
                    <w:rFonts w:ascii="Arial Narrow" w:eastAsia="Times New Roman" w:hAnsi="Arial Narrow" w:cs="Arial"/>
                    <w:color w:val="auto"/>
                    <w:sz w:val="16"/>
                    <w:szCs w:val="16"/>
                  </w:rPr>
                </w:rPrChange>
              </w:rPr>
            </w:pPr>
            <w:ins w:id="787" w:author="Don Ferer" w:date="2026-07-31T19:26:00Z">
              <w:del w:id="788" w:author="USER" w:date="2026-08-02T23:38:00Z" w16du:dateUtc="2026-08-02T23:38:00Z">
                <w:r w:rsidRPr="00AB65B7" w:rsidDel="00D06623">
                  <w:rPr>
                    <w:rFonts w:ascii="Arial Narrow" w:eastAsia="Times New Roman" w:hAnsi="Arial Narrow" w:cs="Arial"/>
                    <w:color w:val="auto"/>
                    <w:sz w:val="16"/>
                    <w:szCs w:val="16"/>
                    <w:highlight w:val="green"/>
                    <w:rPrChange w:id="789" w:author="Don Ferer" w:date="2026-07-31T19:29:00Z">
                      <w:rPr>
                        <w:rFonts w:ascii="Arial Narrow" w:eastAsia="Times New Roman" w:hAnsi="Arial Narrow" w:cs="Arial"/>
                        <w:color w:val="auto"/>
                        <w:sz w:val="16"/>
                        <w:szCs w:val="16"/>
                      </w:rPr>
                    </w:rPrChange>
                  </w:rPr>
                  <w:delText>Aide-électricient</w:delText>
                </w:r>
              </w:del>
            </w:ins>
            <w:ins w:id="790" w:author="USER" w:date="2026-08-02T23:38:00Z" w16du:dateUtc="2026-08-02T23:38:00Z">
              <w:r w:rsidR="00D06623" w:rsidRPr="00D06623"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green"/>
                </w:rPr>
                <w:t>Aide-électricien</w:t>
              </w:r>
            </w:ins>
            <w:ins w:id="791" w:author="Don Ferer" w:date="2026-07-31T19:26:00Z">
              <w:r w:rsidRPr="00AB65B7"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green"/>
                  <w:rPrChange w:id="792" w:author="Don Ferer" w:date="2026-07-31T19:29:00Z">
                    <w:rPr>
                      <w:rFonts w:ascii="Arial Narrow" w:eastAsia="Times New Roman" w:hAnsi="Arial Narrow" w:cs="Arial"/>
                      <w:color w:val="auto"/>
                      <w:sz w:val="16"/>
                      <w:szCs w:val="16"/>
                    </w:rPr>
                  </w:rPrChange>
                </w:rPr>
                <w:t xml:space="preserve"> du bâtiment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98D4418" w14:textId="0686E2A2" w:rsidR="00AB65B7" w:rsidRPr="00AB65B7" w:rsidRDefault="00AB65B7" w:rsidP="00AB65B7">
            <w:pPr>
              <w:spacing w:after="0" w:line="240" w:lineRule="auto"/>
              <w:rPr>
                <w:ins w:id="793" w:author="Don Ferer" w:date="2026-07-31T19:25:00Z"/>
                <w:rFonts w:ascii="Arial Narrow" w:eastAsia="Times New Roman" w:hAnsi="Arial Narrow" w:cs="Arial"/>
                <w:sz w:val="16"/>
                <w:szCs w:val="16"/>
                <w:highlight w:val="green"/>
                <w:rPrChange w:id="794" w:author="Don Ferer" w:date="2026-07-31T19:29:00Z">
                  <w:rPr>
                    <w:ins w:id="795" w:author="Don Ferer" w:date="2026-07-31T19:25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796" w:author="Don Ferer" w:date="2026-07-31T19:26:00Z">
              <w:r w:rsidRPr="00AB65B7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797" w:author="Don Ferer" w:date="2026-07-31T19:29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Niveau CM2 au moins</w:t>
              </w:r>
            </w:ins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B7A4235" w14:textId="7FB11692" w:rsidR="00AB65B7" w:rsidRPr="00AB65B7" w:rsidRDefault="00AB65B7" w:rsidP="00AB65B7">
            <w:pPr>
              <w:spacing w:after="0" w:line="240" w:lineRule="auto"/>
              <w:jc w:val="center"/>
              <w:rPr>
                <w:ins w:id="798" w:author="Don Ferer" w:date="2026-07-31T19:25:00Z"/>
                <w:rFonts w:ascii="Arial Narrow" w:eastAsia="Times New Roman" w:hAnsi="Arial Narrow" w:cs="Arial"/>
                <w:sz w:val="16"/>
                <w:szCs w:val="16"/>
                <w:highlight w:val="green"/>
                <w:rPrChange w:id="799" w:author="Don Ferer" w:date="2026-07-31T19:29:00Z">
                  <w:rPr>
                    <w:ins w:id="800" w:author="Don Ferer" w:date="2026-07-31T19:25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801" w:author="Don Ferer" w:date="2026-07-31T19:26:00Z">
              <w:r w:rsidRPr="00AB65B7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802" w:author="Don Ferer" w:date="2026-07-31T19:29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CQP</w:t>
              </w:r>
            </w:ins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C4ABDE6" w14:textId="47BBE84F" w:rsidR="00AB65B7" w:rsidRPr="00AB65B7" w:rsidRDefault="00AB65B7" w:rsidP="00AB65B7">
            <w:pPr>
              <w:spacing w:after="0" w:line="240" w:lineRule="auto"/>
              <w:jc w:val="center"/>
              <w:rPr>
                <w:ins w:id="803" w:author="Don Ferer" w:date="2026-07-31T19:25:00Z"/>
                <w:rFonts w:ascii="Arial Narrow" w:eastAsia="Times New Roman" w:hAnsi="Arial Narrow" w:cs="Arial"/>
                <w:sz w:val="16"/>
                <w:szCs w:val="16"/>
                <w:highlight w:val="green"/>
                <w:rPrChange w:id="804" w:author="Don Ferer" w:date="2026-07-31T19:29:00Z">
                  <w:rPr>
                    <w:ins w:id="805" w:author="Don Ferer" w:date="2026-07-31T19:25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806" w:author="Don Ferer" w:date="2026-07-31T19:26:00Z">
              <w:r w:rsidRPr="00AB65B7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807" w:author="Don Ferer" w:date="2026-07-31T19:29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60 000</w:t>
              </w:r>
            </w:ins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A6407CF" w14:textId="0ECBEF8D" w:rsidR="00AB65B7" w:rsidRPr="00AB65B7" w:rsidRDefault="00AB65B7" w:rsidP="00AB65B7">
            <w:pPr>
              <w:spacing w:after="0" w:line="240" w:lineRule="auto"/>
              <w:jc w:val="center"/>
              <w:rPr>
                <w:ins w:id="808" w:author="Don Ferer" w:date="2026-07-31T19:25:00Z"/>
                <w:rFonts w:ascii="Arial Narrow" w:eastAsia="Times New Roman" w:hAnsi="Arial Narrow" w:cs="Arial"/>
                <w:sz w:val="16"/>
                <w:szCs w:val="16"/>
                <w:highlight w:val="green"/>
                <w:rPrChange w:id="809" w:author="Don Ferer" w:date="2026-07-31T19:29:00Z">
                  <w:rPr>
                    <w:ins w:id="810" w:author="Don Ferer" w:date="2026-07-31T19:25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811" w:author="Don Ferer" w:date="2026-07-31T19:26:00Z">
              <w:r w:rsidRPr="00AB65B7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812" w:author="Don Ferer" w:date="2026-07-31T19:29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8 mois</w:t>
              </w:r>
            </w:ins>
          </w:p>
        </w:tc>
      </w:tr>
      <w:tr w:rsidR="00AB65B7" w:rsidRPr="00334580" w14:paraId="07FFFB0E" w14:textId="77777777" w:rsidTr="005912C5">
        <w:trPr>
          <w:trHeight w:val="284"/>
          <w:jc w:val="center"/>
          <w:ins w:id="813" w:author="Don Ferer" w:date="2026-07-31T15:38:00Z"/>
        </w:trPr>
        <w:tc>
          <w:tcPr>
            <w:tcW w:w="98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BEB9F30" w14:textId="77777777" w:rsidR="00AB65B7" w:rsidRDefault="00AB65B7" w:rsidP="00AB65B7">
            <w:pPr>
              <w:spacing w:after="0" w:line="240" w:lineRule="auto"/>
              <w:rPr>
                <w:ins w:id="814" w:author="Don Ferer" w:date="2026-07-31T15:38:00Z"/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946F910" w14:textId="07DB615D" w:rsidR="00AB65B7" w:rsidRPr="00AB65B7" w:rsidRDefault="00AB65B7" w:rsidP="00AB65B7">
            <w:pPr>
              <w:spacing w:after="0" w:line="240" w:lineRule="auto"/>
              <w:rPr>
                <w:ins w:id="815" w:author="Don Ferer" w:date="2026-07-31T15:38:00Z"/>
                <w:rFonts w:ascii="Arial Narrow" w:eastAsia="Times New Roman" w:hAnsi="Arial Narrow" w:cs="Arial"/>
                <w:color w:val="auto"/>
                <w:sz w:val="16"/>
                <w:szCs w:val="16"/>
                <w:highlight w:val="green"/>
                <w:rPrChange w:id="816" w:author="Don Ferer" w:date="2026-07-31T19:29:00Z">
                  <w:rPr>
                    <w:ins w:id="817" w:author="Don Ferer" w:date="2026-07-31T15:38:00Z"/>
                    <w:rFonts w:ascii="Arial Narrow" w:eastAsia="Times New Roman" w:hAnsi="Arial Narrow" w:cs="Arial"/>
                    <w:color w:val="auto"/>
                    <w:sz w:val="16"/>
                    <w:szCs w:val="16"/>
                  </w:rPr>
                </w:rPrChange>
              </w:rPr>
            </w:pPr>
            <w:ins w:id="818" w:author="Don Ferer" w:date="2026-07-31T15:38:00Z">
              <w:r w:rsidRPr="00AB65B7"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green"/>
                  <w:rPrChange w:id="819" w:author="Don Ferer" w:date="2026-07-31T19:29:00Z">
                    <w:rPr>
                      <w:rFonts w:ascii="Arial Narrow" w:eastAsia="Times New Roman" w:hAnsi="Arial Narrow" w:cs="Arial"/>
                      <w:color w:val="auto"/>
                      <w:sz w:val="16"/>
                      <w:szCs w:val="16"/>
                    </w:rPr>
                  </w:rPrChange>
                </w:rPr>
                <w:t>Couturier(ère) dame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2CDA1C5" w14:textId="67E33A3C" w:rsidR="00AB65B7" w:rsidRPr="00AB65B7" w:rsidRDefault="00AB65B7" w:rsidP="00AB65B7">
            <w:pPr>
              <w:spacing w:after="0" w:line="240" w:lineRule="auto"/>
              <w:rPr>
                <w:ins w:id="820" w:author="Don Ferer" w:date="2026-07-31T15:38:00Z"/>
                <w:rFonts w:ascii="Arial Narrow" w:eastAsia="Times New Roman" w:hAnsi="Arial Narrow" w:cs="Arial"/>
                <w:sz w:val="16"/>
                <w:szCs w:val="16"/>
                <w:highlight w:val="green"/>
                <w:rPrChange w:id="821" w:author="Don Ferer" w:date="2026-07-31T19:29:00Z">
                  <w:rPr>
                    <w:ins w:id="822" w:author="Don Ferer" w:date="2026-07-31T15:38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823" w:author="Don Ferer" w:date="2026-07-31T15:39:00Z">
              <w:r w:rsidRPr="00AB65B7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824" w:author="Don Ferer" w:date="2026-07-31T19:29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Niveau CM2 au moins</w:t>
              </w:r>
            </w:ins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5C3DCEE" w14:textId="133E09B5" w:rsidR="00AB65B7" w:rsidRPr="00AB65B7" w:rsidRDefault="00AB65B7" w:rsidP="00AB65B7">
            <w:pPr>
              <w:spacing w:after="0" w:line="240" w:lineRule="auto"/>
              <w:jc w:val="center"/>
              <w:rPr>
                <w:ins w:id="825" w:author="Don Ferer" w:date="2026-07-31T15:38:00Z"/>
                <w:rFonts w:ascii="Arial Narrow" w:eastAsia="Times New Roman" w:hAnsi="Arial Narrow" w:cs="Arial"/>
                <w:sz w:val="16"/>
                <w:szCs w:val="16"/>
                <w:highlight w:val="green"/>
                <w:rPrChange w:id="826" w:author="Don Ferer" w:date="2026-07-31T19:29:00Z">
                  <w:rPr>
                    <w:ins w:id="827" w:author="Don Ferer" w:date="2026-07-31T15:38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828" w:author="Don Ferer" w:date="2026-07-31T15:39:00Z">
              <w:r w:rsidRPr="00AB65B7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829" w:author="Don Ferer" w:date="2026-07-31T19:29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CQP</w:t>
              </w:r>
            </w:ins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5FF728C" w14:textId="4E072C89" w:rsidR="00AB65B7" w:rsidRPr="00AB65B7" w:rsidRDefault="00AB65B7" w:rsidP="00AB65B7">
            <w:pPr>
              <w:spacing w:after="0" w:line="240" w:lineRule="auto"/>
              <w:jc w:val="center"/>
              <w:rPr>
                <w:ins w:id="830" w:author="Don Ferer" w:date="2026-07-31T15:38:00Z"/>
                <w:rFonts w:ascii="Arial Narrow" w:eastAsia="Times New Roman" w:hAnsi="Arial Narrow" w:cs="Arial"/>
                <w:sz w:val="16"/>
                <w:szCs w:val="16"/>
                <w:highlight w:val="green"/>
                <w:rPrChange w:id="831" w:author="Don Ferer" w:date="2026-07-31T19:29:00Z">
                  <w:rPr>
                    <w:ins w:id="832" w:author="Don Ferer" w:date="2026-07-31T15:38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833" w:author="Don Ferer" w:date="2026-07-31T15:39:00Z">
              <w:r w:rsidRPr="00AB65B7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834" w:author="Don Ferer" w:date="2026-07-31T19:29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60 000</w:t>
              </w:r>
            </w:ins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3DA47C4" w14:textId="04445E10" w:rsidR="00AB65B7" w:rsidRPr="00AB65B7" w:rsidRDefault="00AB65B7" w:rsidP="00AB65B7">
            <w:pPr>
              <w:spacing w:after="0" w:line="240" w:lineRule="auto"/>
              <w:jc w:val="center"/>
              <w:rPr>
                <w:ins w:id="835" w:author="Don Ferer" w:date="2026-07-31T15:38:00Z"/>
                <w:rFonts w:ascii="Arial Narrow" w:eastAsia="Times New Roman" w:hAnsi="Arial Narrow" w:cs="Arial"/>
                <w:sz w:val="16"/>
                <w:szCs w:val="16"/>
                <w:highlight w:val="green"/>
                <w:rPrChange w:id="836" w:author="Don Ferer" w:date="2026-07-31T19:29:00Z">
                  <w:rPr>
                    <w:ins w:id="837" w:author="Don Ferer" w:date="2026-07-31T15:38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838" w:author="Don Ferer" w:date="2026-07-31T15:39:00Z">
              <w:r w:rsidRPr="00AB65B7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839" w:author="Don Ferer" w:date="2026-07-31T19:29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8 mois</w:t>
              </w:r>
            </w:ins>
          </w:p>
        </w:tc>
      </w:tr>
      <w:tr w:rsidR="00AB65B7" w:rsidRPr="00334580" w14:paraId="6BEE383B" w14:textId="77777777" w:rsidTr="00F06B2B">
        <w:trPr>
          <w:trHeight w:val="410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290CD258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sz w:val="18"/>
                <w:szCs w:val="18"/>
              </w:rPr>
              <w:t>Direction Inter Régionale n°2</w:t>
            </w:r>
          </w:p>
        </w:tc>
      </w:tr>
      <w:tr w:rsidR="00AB65B7" w:rsidRPr="00334580" w14:paraId="68515AAF" w14:textId="77777777" w:rsidTr="00F06B2B">
        <w:trPr>
          <w:trHeight w:val="284"/>
          <w:jc w:val="center"/>
        </w:trPr>
        <w:tc>
          <w:tcPr>
            <w:tcW w:w="98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02D77" w14:textId="7EB5D19F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  <w:t>Centre de Formation Professionnelle Industriel de Bobo-Dioulasso</w:t>
            </w:r>
            <w:r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  <w:t xml:space="preserve"> (CFPI-B)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CF5A4" w14:textId="77777777" w:rsidR="00AB65B7" w:rsidRPr="00903581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903581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Installateur de système solaire photovoltaïque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84C07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de la classe de 1ère, ou être titulaire du BQP ou du BEP dans la filière ou le corps de métier + 3 ans d'expérience professionnelle prouvé (attestation, certificat de travail)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96BE7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BPT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D6212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350 000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82E9E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10 mois</w:t>
            </w:r>
          </w:p>
        </w:tc>
      </w:tr>
      <w:tr w:rsidR="00AB65B7" w:rsidRPr="00334580" w14:paraId="19107D31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0CC03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F39CC" w14:textId="77777777" w:rsidR="00AB65B7" w:rsidRPr="00903581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903581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Monteur/dépanneur en climatisation centralisée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9357B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de la classe de 1ère, ou être titulaire du BQP ou du BEP dans la filière ou le corps de métier + 3 ans d'expérience professionnelle prouvé (attestation, certificat de travail)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7884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BPT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D28B5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350 000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F8FE8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10 mois</w:t>
            </w:r>
          </w:p>
        </w:tc>
      </w:tr>
      <w:tr w:rsidR="00AB65B7" w:rsidRPr="00334580" w14:paraId="0D4AF868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F8656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15A4D" w14:textId="2F60D4A6" w:rsidR="00AB65B7" w:rsidRPr="00903581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903581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Op</w:t>
            </w:r>
            <w:ins w:id="840" w:author="Don Ferer" w:date="2026-07-10T17:00:00Z">
              <w:r>
                <w:rPr>
                  <w:rFonts w:ascii="Arial Narrow" w:eastAsia="Times New Roman" w:hAnsi="Arial Narrow" w:cs="Arial"/>
                  <w:color w:val="auto"/>
                  <w:sz w:val="16"/>
                  <w:szCs w:val="16"/>
                </w:rPr>
                <w:t>é</w:t>
              </w:r>
            </w:ins>
            <w:del w:id="841" w:author="Don Ferer" w:date="2026-07-10T17:00:00Z">
              <w:r w:rsidRPr="00903581" w:rsidDel="00535117">
                <w:rPr>
                  <w:rFonts w:ascii="Arial Narrow" w:eastAsia="Times New Roman" w:hAnsi="Arial Narrow" w:cs="Arial"/>
                  <w:color w:val="auto"/>
                  <w:sz w:val="16"/>
                  <w:szCs w:val="16"/>
                </w:rPr>
                <w:delText>e</w:delText>
              </w:r>
            </w:del>
            <w:r w:rsidRPr="00903581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rateur de machines-outils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1F345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de la classe de 1ère, ou être titulaire du BQP ou du BEP dans la filière ou le corps de métier + 3 ans d'expérience professionnelle prouvé (attestation, certificat de travail)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E79DA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BPT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58D98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350 000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5BB30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10 mois</w:t>
            </w:r>
          </w:p>
        </w:tc>
      </w:tr>
      <w:tr w:rsidR="00AB65B7" w:rsidRPr="00334580" w14:paraId="33DD753F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86AB4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2225A" w14:textId="77777777" w:rsidR="00AB65B7" w:rsidRPr="00903581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903581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Technicien de ligne télécom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CC1EA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de la classe de 1ère, ou être titulaire du BQP ou du BEP dans la filière ou le corps de métier + 3 ans d'expérience professionnelle prouvé (attestation, certificat de travail)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82B84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BPT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A2405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350 000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4AF14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10 mois</w:t>
            </w:r>
          </w:p>
        </w:tc>
      </w:tr>
      <w:tr w:rsidR="00AB65B7" w:rsidRPr="00334580" w14:paraId="156EC93E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7C9B4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1D3BC" w14:textId="2E04ECC7" w:rsidR="00AB65B7" w:rsidRPr="00903581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903581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Développeur d’applications</w:t>
            </w:r>
            <w:r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 xml:space="preserve"> web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4A8DD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de la classe de 1ère, ou être titulaire du BQP ou du BEP dans la filière ou le corps de métier + 3 ans d'expérience professionnelle prouvé (attestation, certificat de travail)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F10C2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BPT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2C096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350 000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319B9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10 mois</w:t>
            </w:r>
          </w:p>
        </w:tc>
      </w:tr>
      <w:tr w:rsidR="00AB65B7" w:rsidRPr="00334580" w14:paraId="17FFE754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B0CBD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497DC" w14:textId="6B1127A9" w:rsidR="00AB65B7" w:rsidRPr="00D7620D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del w:id="842" w:author="Dieudo TONTPAMBO" w:date="2025-08-05T17:22:00Z">
              <w:r w:rsidRPr="00D7620D" w:rsidDel="00D7620D"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rPrChange w:id="843" w:author="Dieudo TONTPAMBO" w:date="2025-08-05T17:22:00Z">
                    <w:rPr>
                      <w:rFonts w:ascii="Arial Narrow" w:eastAsia="Times New Roman" w:hAnsi="Arial Narrow" w:cs="Arial"/>
                      <w:color w:val="00B050"/>
                      <w:sz w:val="16"/>
                      <w:szCs w:val="16"/>
                    </w:rPr>
                  </w:rPrChange>
                </w:rPr>
                <w:delText>Maintenancier réseau informatique</w:delText>
              </w:r>
            </w:del>
            <w:ins w:id="844" w:author="Dieudo TONTPAMBO" w:date="2025-08-05T17:23:00Z">
              <w:r w:rsidRPr="007A10EF">
                <w:rPr>
                  <w:rFonts w:ascii="Arial Narrow" w:eastAsia="Times New Roman" w:hAnsi="Arial Narrow" w:cs="Arial"/>
                  <w:color w:val="auto"/>
                  <w:sz w:val="16"/>
                  <w:szCs w:val="16"/>
                </w:rPr>
                <w:t xml:space="preserve"> Technicien en maintenance et réseau informatique</w:t>
              </w:r>
            </w:ins>
            <w:ins w:id="845" w:author="Dieudo TONTPAMBO" w:date="2025-08-05T17:22:00Z">
              <w:r>
                <w:rPr>
                  <w:rFonts w:ascii="Arial Narrow" w:eastAsia="Times New Roman" w:hAnsi="Arial Narrow" w:cs="Arial"/>
                  <w:color w:val="auto"/>
                  <w:sz w:val="16"/>
                  <w:szCs w:val="16"/>
                </w:rPr>
                <w:t xml:space="preserve"> 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2ADA8" w14:textId="7B0B185C" w:rsidR="00AB65B7" w:rsidRPr="00D7620D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  <w:rPrChange w:id="846" w:author="Dieudo TONTPAMBO" w:date="2025-08-05T17:22:00Z">
                  <w:rPr>
                    <w:rFonts w:ascii="Arial Narrow" w:eastAsia="Times New Roman" w:hAnsi="Arial Narrow" w:cs="Arial"/>
                    <w:color w:val="00B050"/>
                    <w:sz w:val="16"/>
                    <w:szCs w:val="16"/>
                  </w:rPr>
                </w:rPrChange>
              </w:rPr>
            </w:pPr>
            <w:r w:rsidRPr="00D7620D">
              <w:rPr>
                <w:rFonts w:ascii="Arial Narrow" w:eastAsia="Times New Roman" w:hAnsi="Arial Narrow" w:cs="Arial"/>
                <w:color w:val="auto"/>
                <w:sz w:val="16"/>
                <w:szCs w:val="16"/>
                <w:rPrChange w:id="847" w:author="Dieudo TONTPAMBO" w:date="2025-08-05T17:22:00Z">
                  <w:rPr>
                    <w:rFonts w:ascii="Arial Narrow" w:eastAsia="Times New Roman" w:hAnsi="Arial Narrow" w:cs="Arial"/>
                    <w:color w:val="00B050"/>
                    <w:sz w:val="16"/>
                    <w:szCs w:val="16"/>
                  </w:rPr>
                </w:rPrChange>
              </w:rPr>
              <w:t>Niveau de la classe de 1ère, BEP ou être titulaire du BQP dans la filière ou le corps de métier + 3 ans d'expérience professionnelle prouvé (attestation, certificat de travail)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D04F6" w14:textId="77777777" w:rsidR="00AB65B7" w:rsidRPr="00D7620D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  <w:rPrChange w:id="848" w:author="Dieudo TONTPAMBO" w:date="2025-08-05T17:22:00Z">
                  <w:rPr>
                    <w:rFonts w:ascii="Arial Narrow" w:eastAsia="Times New Roman" w:hAnsi="Arial Narrow" w:cs="Arial"/>
                    <w:color w:val="00B050"/>
                    <w:sz w:val="16"/>
                    <w:szCs w:val="16"/>
                  </w:rPr>
                </w:rPrChange>
              </w:rPr>
            </w:pPr>
            <w:r w:rsidRPr="00D7620D">
              <w:rPr>
                <w:rFonts w:ascii="Arial Narrow" w:eastAsia="Times New Roman" w:hAnsi="Arial Narrow" w:cs="Arial"/>
                <w:color w:val="auto"/>
                <w:sz w:val="16"/>
                <w:szCs w:val="16"/>
                <w:rPrChange w:id="849" w:author="Dieudo TONTPAMBO" w:date="2025-08-05T17:22:00Z">
                  <w:rPr>
                    <w:rFonts w:ascii="Arial Narrow" w:eastAsia="Times New Roman" w:hAnsi="Arial Narrow" w:cs="Arial"/>
                    <w:color w:val="00B050"/>
                    <w:sz w:val="16"/>
                    <w:szCs w:val="16"/>
                  </w:rPr>
                </w:rPrChange>
              </w:rPr>
              <w:t>BPT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41FAC" w14:textId="77777777" w:rsidR="00AB65B7" w:rsidRPr="00D7620D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  <w:rPrChange w:id="850" w:author="Dieudo TONTPAMBO" w:date="2025-08-05T17:22:00Z">
                  <w:rPr>
                    <w:rFonts w:ascii="Arial Narrow" w:eastAsia="Times New Roman" w:hAnsi="Arial Narrow" w:cs="Arial"/>
                    <w:color w:val="00B050"/>
                    <w:sz w:val="16"/>
                    <w:szCs w:val="16"/>
                  </w:rPr>
                </w:rPrChange>
              </w:rPr>
            </w:pPr>
            <w:r w:rsidRPr="00D7620D">
              <w:rPr>
                <w:rFonts w:ascii="Arial Narrow" w:eastAsia="Times New Roman" w:hAnsi="Arial Narrow" w:cs="Arial"/>
                <w:color w:val="auto"/>
                <w:sz w:val="16"/>
                <w:szCs w:val="16"/>
                <w:rPrChange w:id="851" w:author="Dieudo TONTPAMBO" w:date="2025-08-05T17:22:00Z">
                  <w:rPr>
                    <w:rFonts w:ascii="Arial Narrow" w:eastAsia="Times New Roman" w:hAnsi="Arial Narrow" w:cs="Arial"/>
                    <w:color w:val="00B050"/>
                    <w:sz w:val="16"/>
                    <w:szCs w:val="16"/>
                  </w:rPr>
                </w:rPrChange>
              </w:rPr>
              <w:t>350 000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B5D9" w14:textId="77777777" w:rsidR="00AB65B7" w:rsidRPr="00D7620D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  <w:rPrChange w:id="852" w:author="Dieudo TONTPAMBO" w:date="2025-08-05T17:22:00Z">
                  <w:rPr>
                    <w:rFonts w:ascii="Arial Narrow" w:eastAsia="Times New Roman" w:hAnsi="Arial Narrow" w:cs="Arial"/>
                    <w:color w:val="00B050"/>
                    <w:sz w:val="16"/>
                    <w:szCs w:val="16"/>
                  </w:rPr>
                </w:rPrChange>
              </w:rPr>
            </w:pPr>
            <w:r w:rsidRPr="00D7620D">
              <w:rPr>
                <w:rFonts w:ascii="Arial Narrow" w:eastAsia="Times New Roman" w:hAnsi="Arial Narrow" w:cs="Arial"/>
                <w:color w:val="auto"/>
                <w:sz w:val="16"/>
                <w:szCs w:val="16"/>
                <w:rPrChange w:id="853" w:author="Dieudo TONTPAMBO" w:date="2025-08-05T17:22:00Z">
                  <w:rPr>
                    <w:rFonts w:ascii="Arial Narrow" w:eastAsia="Times New Roman" w:hAnsi="Arial Narrow" w:cs="Arial"/>
                    <w:color w:val="00B050"/>
                    <w:sz w:val="16"/>
                    <w:szCs w:val="16"/>
                  </w:rPr>
                </w:rPrChange>
              </w:rPr>
              <w:t>10 mois</w:t>
            </w:r>
          </w:p>
        </w:tc>
      </w:tr>
      <w:tr w:rsidR="00AB65B7" w:rsidRPr="00334580" w14:paraId="3FACE458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A3C69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C5924" w14:textId="77777777" w:rsidR="00AB65B7" w:rsidRPr="00903581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903581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Electromécanicien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4A17A" w14:textId="3B366B7F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de la classe de 1ère, BEP ou être titulaire du BQP dans la filière ou le corps de métier + 3 ans d'expérience professionnelle prouvé (attestation, certificat de travail)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3B8A3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BPT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F0D99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350 000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96BE5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10 mois</w:t>
            </w:r>
          </w:p>
        </w:tc>
      </w:tr>
      <w:tr w:rsidR="00AB65B7" w:rsidRPr="00334580" w14:paraId="496DB3BE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0C7A1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74628" w14:textId="77777777" w:rsidR="00AB65B7" w:rsidRPr="00903581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903581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 xml:space="preserve">Dessinateur industriel 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B17C3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Être titulaire d'un Baccalauréat technologique ou du BPT dans la filière ou le corps de métiers + 3 ans d'expérience prouvée.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B8CA0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BPTS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EA878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400 000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1F556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11 mois</w:t>
            </w:r>
          </w:p>
        </w:tc>
      </w:tr>
      <w:tr w:rsidR="00AB65B7" w:rsidRPr="00334580" w14:paraId="2EA608D1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54F27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A3773" w14:textId="77777777" w:rsidR="00AB65B7" w:rsidRPr="00903581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903581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Administrateur de réseaux informatiques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E1E07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Être titulaire d'un Baccalauréat technologique ou du BPT dans la filière ou le corps de métiers + 3 ans d'expérience prouvée.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2D7EB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BPTS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2495B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400 000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512FC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11 mois</w:t>
            </w:r>
          </w:p>
        </w:tc>
      </w:tr>
      <w:tr w:rsidR="00AB65B7" w:rsidRPr="00334580" w14:paraId="5F3D5CE6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D0767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1CD37" w14:textId="77777777" w:rsidR="00AB65B7" w:rsidRPr="00903581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903581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Mécatronicien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A85CE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Être titulaire d'un Baccalauréat technologique ou du BPT dans la filière ou le corps de métiers + 3 ans d'expérience prouvée.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C0CF8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BPTS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A7DD5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400 000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A11E5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11 mois</w:t>
            </w:r>
          </w:p>
        </w:tc>
      </w:tr>
      <w:tr w:rsidR="00AB65B7" w:rsidRPr="00752E5E" w14:paraId="627C4FFC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D7CA4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3397EA" w14:textId="1DA55B4C" w:rsidR="00AB65B7" w:rsidRPr="00903581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ins w:id="854" w:author="Dieudo TONTPAMBO" w:date="2025-08-05T17:21:00Z">
              <w:r w:rsidRPr="00535117"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yellow"/>
                  <w:rPrChange w:id="855" w:author="Don Ferer" w:date="2026-07-10T17:03:00Z">
                    <w:rPr>
                      <w:rFonts w:ascii="Arial Narrow" w:eastAsia="Times New Roman" w:hAnsi="Arial Narrow" w:cs="Arial"/>
                      <w:color w:val="auto"/>
                      <w:sz w:val="16"/>
                      <w:szCs w:val="16"/>
                    </w:rPr>
                  </w:rPrChange>
                </w:rPr>
                <w:t>D</w:t>
              </w:r>
            </w:ins>
            <w:ins w:id="856" w:author="Dieudo TONTPAMBO" w:date="2025-08-05T17:22:00Z">
              <w:r w:rsidRPr="00535117"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yellow"/>
                  <w:rPrChange w:id="857" w:author="Don Ferer" w:date="2026-07-10T17:03:00Z">
                    <w:rPr>
                      <w:rFonts w:ascii="Arial Narrow" w:eastAsia="Times New Roman" w:hAnsi="Arial Narrow" w:cs="Arial"/>
                      <w:color w:val="auto"/>
                      <w:sz w:val="16"/>
                      <w:szCs w:val="16"/>
                    </w:rPr>
                  </w:rPrChange>
                </w:rPr>
                <w:t>omoticien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57BAE8" w14:textId="2E20F303" w:rsidR="00AB65B7" w:rsidRPr="00752E5E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  <w:highlight w:val="yellow"/>
                <w:rPrChange w:id="858" w:author="Don Ferer" w:date="2026-07-30T08:32:00Z">
                  <w:rPr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859" w:author="Dieudo TONTPAMBO" w:date="2025-08-05T17:21:00Z">
              <w:r w:rsidRPr="00752E5E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860" w:author="Don Ferer" w:date="2026-07-30T08:32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Niveau terminale au moins ou avoir le BPT d'un métier de la même filière + 3 ans d'expérience professionnelle</w:t>
              </w:r>
            </w:ins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AA3A64" w14:textId="2B0414BE" w:rsidR="00AB65B7" w:rsidRPr="00752E5E" w:rsidRDefault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yellow"/>
                <w:rPrChange w:id="861" w:author="Don Ferer" w:date="2026-07-30T08:32:00Z">
                  <w:rPr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  <w:pPrChange w:id="862" w:author="Dieudo TONTPAMBO" w:date="2025-08-05T17:22:00Z">
                <w:pPr>
                  <w:spacing w:after="0" w:line="240" w:lineRule="auto"/>
                </w:pPr>
              </w:pPrChange>
            </w:pPr>
            <w:ins w:id="863" w:author="Dieudo TONTPAMBO" w:date="2025-08-05T17:22:00Z">
              <w:r w:rsidRPr="00752E5E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864" w:author="Don Ferer" w:date="2026-07-30T08:32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BPTS</w:t>
              </w:r>
            </w:ins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8EB537" w14:textId="569C7BD0" w:rsidR="00AB65B7" w:rsidRPr="00752E5E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yellow"/>
                <w:rPrChange w:id="865" w:author="Don Ferer" w:date="2026-07-30T08:32:00Z">
                  <w:rPr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866" w:author="Dieudo TONTPAMBO" w:date="2025-08-05T17:22:00Z">
              <w:r w:rsidRPr="00752E5E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867" w:author="Don Ferer" w:date="2026-07-30T08:32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400 000</w:t>
              </w:r>
            </w:ins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CAE33C" w14:textId="4C46BCA5" w:rsidR="00AB65B7" w:rsidRPr="00752E5E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yellow"/>
                <w:rPrChange w:id="868" w:author="Don Ferer" w:date="2026-07-30T08:32:00Z">
                  <w:rPr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869" w:author="Dieudo TONTPAMBO" w:date="2025-08-05T17:22:00Z">
              <w:r w:rsidRPr="00752E5E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870" w:author="Don Ferer" w:date="2026-07-30T08:32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11 mois</w:t>
              </w:r>
            </w:ins>
          </w:p>
        </w:tc>
      </w:tr>
      <w:tr w:rsidR="00AB65B7" w:rsidRPr="00334580" w14:paraId="731DC610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1D42C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5760C" w14:textId="77777777" w:rsidR="00AB65B7" w:rsidRPr="00903581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903581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Mécanicien d’usine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E90EF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Être titulaire d'un Baccalauréat technologique ou du BPT dans la filière ou le corps de métiers + 3 ans d'expérience prouvée.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B1438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BPTS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35154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400 000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3EB11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11 mois</w:t>
            </w:r>
          </w:p>
        </w:tc>
      </w:tr>
      <w:tr w:rsidR="00AB65B7" w:rsidRPr="00334580" w14:paraId="3C0907A8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43A50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DFB7C" w14:textId="77777777" w:rsidR="00AB65B7" w:rsidRPr="00903581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903581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Maintenancier des équipements industriels de production et de surveillance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59785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Être titulaire d'un Baccalauréat technologique ou du BPT dans la filière ou le corps de métiers + 3 ans d'expérience prouvée.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28A20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BPTS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9F266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400 000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507CC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11 mois</w:t>
            </w:r>
          </w:p>
        </w:tc>
      </w:tr>
      <w:tr w:rsidR="00AB65B7" w:rsidRPr="00334580" w14:paraId="52090E31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79D1C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31649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Spécialiste réseaux télécoms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AC390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Être titulaire d'un Baccalauréat technologique ou du BPT dans la filière ou le corps de métiers + 3 ans d'expérience prouvée.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D4B5F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BPTS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1501C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400 000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AF86B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11 mois</w:t>
            </w:r>
          </w:p>
        </w:tc>
      </w:tr>
      <w:tr w:rsidR="00AB65B7" w:rsidRPr="00334580" w14:paraId="155798B4" w14:textId="77777777" w:rsidTr="00F06B2B">
        <w:trPr>
          <w:trHeight w:val="284"/>
          <w:jc w:val="center"/>
        </w:trPr>
        <w:tc>
          <w:tcPr>
            <w:tcW w:w="98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072483D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  <w:t>Centre Provincial de Formation Professionnelle de Boromo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B4A2F36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Mécanicien automobile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8022FC3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6EF4380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3FD626A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AB538F9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18A249A7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C89E89D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1ADA3DB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Couturier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D73D3B6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F8DCE14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E278A64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DF4EFD9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222A7BE9" w14:textId="77777777" w:rsidTr="000813C0">
        <w:trPr>
          <w:trHeight w:val="284"/>
          <w:jc w:val="center"/>
        </w:trPr>
        <w:tc>
          <w:tcPr>
            <w:tcW w:w="983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F03BC6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  <w:t>Centre Provincial de Formation Professionnelle de Dano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1E5EF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Mécanicien de vélomoteurs et Motocycles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ED4D9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84632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9E34D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1D379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34E4E90D" w14:textId="77777777" w:rsidTr="000813C0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E060E7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24DCC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Couturier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F3059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EAABD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8D76B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D1E01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7E4E5397" w14:textId="77777777" w:rsidTr="000813C0">
        <w:trPr>
          <w:trHeight w:val="284"/>
          <w:jc w:val="center"/>
          <w:ins w:id="871" w:author="Don Ferer" w:date="2026-07-19T16:29:00Z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43ED8A" w14:textId="77777777" w:rsidR="00AB65B7" w:rsidRPr="00334580" w:rsidRDefault="00AB65B7" w:rsidP="00AB65B7">
            <w:pPr>
              <w:spacing w:after="0" w:line="240" w:lineRule="auto"/>
              <w:rPr>
                <w:ins w:id="872" w:author="Don Ferer" w:date="2026-07-19T16:29:00Z"/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FC8866" w14:textId="2E8F7695" w:rsidR="00AB65B7" w:rsidRPr="00654437" w:rsidRDefault="00AB65B7" w:rsidP="00AB65B7">
            <w:pPr>
              <w:spacing w:after="0" w:line="240" w:lineRule="auto"/>
              <w:rPr>
                <w:ins w:id="873" w:author="Don Ferer" w:date="2026-07-19T16:29:00Z"/>
                <w:rFonts w:ascii="Arial Narrow" w:eastAsia="Times New Roman" w:hAnsi="Arial Narrow" w:cs="Arial"/>
                <w:color w:val="auto"/>
                <w:sz w:val="16"/>
                <w:szCs w:val="16"/>
                <w:highlight w:val="green"/>
                <w:rPrChange w:id="874" w:author="Don Ferer" w:date="2026-07-29T16:36:00Z">
                  <w:rPr>
                    <w:ins w:id="875" w:author="Don Ferer" w:date="2026-07-19T16:29:00Z"/>
                    <w:rFonts w:ascii="Arial Narrow" w:eastAsia="Times New Roman" w:hAnsi="Arial Narrow" w:cs="Arial"/>
                    <w:color w:val="auto"/>
                    <w:sz w:val="16"/>
                    <w:szCs w:val="16"/>
                  </w:rPr>
                </w:rPrChange>
              </w:rPr>
            </w:pPr>
            <w:ins w:id="876" w:author="Don Ferer" w:date="2026-07-19T16:29:00Z">
              <w:r w:rsidRPr="00654437"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green"/>
                  <w:rPrChange w:id="877" w:author="Don Ferer" w:date="2026-07-29T16:36:00Z">
                    <w:rPr>
                      <w:rFonts w:ascii="Arial Narrow" w:eastAsia="Times New Roman" w:hAnsi="Arial Narrow" w:cs="Arial"/>
                      <w:color w:val="auto"/>
                      <w:sz w:val="16"/>
                      <w:szCs w:val="16"/>
                    </w:rPr>
                  </w:rPrChange>
                </w:rPr>
                <w:t>Aide-électricien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096C8D" w14:textId="50C50E37" w:rsidR="00AB65B7" w:rsidRPr="00654437" w:rsidRDefault="00AB65B7" w:rsidP="00AB65B7">
            <w:pPr>
              <w:spacing w:after="0" w:line="240" w:lineRule="auto"/>
              <w:rPr>
                <w:ins w:id="878" w:author="Don Ferer" w:date="2026-07-19T16:29:00Z"/>
                <w:rFonts w:ascii="Arial Narrow" w:eastAsia="Times New Roman" w:hAnsi="Arial Narrow" w:cs="Arial"/>
                <w:sz w:val="16"/>
                <w:szCs w:val="16"/>
                <w:highlight w:val="green"/>
                <w:rPrChange w:id="879" w:author="Don Ferer" w:date="2026-07-29T16:36:00Z">
                  <w:rPr>
                    <w:ins w:id="880" w:author="Don Ferer" w:date="2026-07-19T16:29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881" w:author="Don Ferer" w:date="2026-07-19T16:30:00Z">
              <w:r w:rsidRPr="00654437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882" w:author="Don Ferer" w:date="2026-07-29T16:36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Niveau CM2 au moins</w:t>
              </w:r>
            </w:ins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96303D" w14:textId="32BF36E3" w:rsidR="00AB65B7" w:rsidRPr="00654437" w:rsidRDefault="00AB65B7" w:rsidP="00AB65B7">
            <w:pPr>
              <w:spacing w:after="0" w:line="240" w:lineRule="auto"/>
              <w:jc w:val="center"/>
              <w:rPr>
                <w:ins w:id="883" w:author="Don Ferer" w:date="2026-07-19T16:29:00Z"/>
                <w:rFonts w:ascii="Arial Narrow" w:eastAsia="Times New Roman" w:hAnsi="Arial Narrow" w:cs="Arial"/>
                <w:sz w:val="16"/>
                <w:szCs w:val="16"/>
                <w:highlight w:val="green"/>
                <w:rPrChange w:id="884" w:author="Don Ferer" w:date="2026-07-29T16:36:00Z">
                  <w:rPr>
                    <w:ins w:id="885" w:author="Don Ferer" w:date="2026-07-19T16:29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886" w:author="Don Ferer" w:date="2026-07-19T16:30:00Z">
              <w:r w:rsidRPr="00654437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887" w:author="Don Ferer" w:date="2026-07-29T16:36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CQP</w:t>
              </w:r>
            </w:ins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C5703F" w14:textId="6CA9734F" w:rsidR="00AB65B7" w:rsidRPr="00654437" w:rsidRDefault="00AB65B7" w:rsidP="00AB65B7">
            <w:pPr>
              <w:spacing w:after="0" w:line="240" w:lineRule="auto"/>
              <w:jc w:val="center"/>
              <w:rPr>
                <w:ins w:id="888" w:author="Don Ferer" w:date="2026-07-19T16:29:00Z"/>
                <w:rFonts w:ascii="Arial Narrow" w:eastAsia="Times New Roman" w:hAnsi="Arial Narrow" w:cs="Arial"/>
                <w:sz w:val="16"/>
                <w:szCs w:val="16"/>
                <w:highlight w:val="green"/>
                <w:rPrChange w:id="889" w:author="Don Ferer" w:date="2026-07-29T16:36:00Z">
                  <w:rPr>
                    <w:ins w:id="890" w:author="Don Ferer" w:date="2026-07-19T16:29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891" w:author="Don Ferer" w:date="2026-07-19T16:30:00Z">
              <w:r w:rsidRPr="00654437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892" w:author="Don Ferer" w:date="2026-07-29T16:36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35 000</w:t>
              </w:r>
            </w:ins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7003CA" w14:textId="6F23C088" w:rsidR="00AB65B7" w:rsidRPr="00FA5C05" w:rsidRDefault="00AB65B7" w:rsidP="00AB65B7">
            <w:pPr>
              <w:spacing w:after="0" w:line="240" w:lineRule="auto"/>
              <w:jc w:val="center"/>
              <w:rPr>
                <w:ins w:id="893" w:author="Don Ferer" w:date="2026-07-19T16:29:00Z"/>
                <w:rFonts w:ascii="Arial Narrow" w:eastAsia="Times New Roman" w:hAnsi="Arial Narrow" w:cs="Arial"/>
                <w:sz w:val="16"/>
                <w:szCs w:val="16"/>
                <w:highlight w:val="yellow"/>
                <w:rPrChange w:id="894" w:author="Don Ferer" w:date="2026-07-19T16:31:00Z">
                  <w:rPr>
                    <w:ins w:id="895" w:author="Don Ferer" w:date="2026-07-19T16:29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896" w:author="Don Ferer" w:date="2026-07-19T16:30:00Z">
              <w:r w:rsidRPr="00240CB9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897" w:author="Don Ferer" w:date="2026-07-31T15:44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8 mois</w:t>
              </w:r>
            </w:ins>
          </w:p>
        </w:tc>
      </w:tr>
      <w:tr w:rsidR="00AB65B7" w:rsidRPr="00334580" w14:paraId="6614C6BF" w14:textId="77777777" w:rsidTr="000813C0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D65A6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1678B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Menuisier métallique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E4252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3232D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93197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04932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3FE1CB8A" w14:textId="77777777" w:rsidTr="000813C0">
        <w:trPr>
          <w:trHeight w:val="284"/>
          <w:jc w:val="center"/>
        </w:trPr>
        <w:tc>
          <w:tcPr>
            <w:tcW w:w="983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6198772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  <w:t>Centre Provincial de Formation Professionnelle de Diébougou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C6DF621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Mécanicien de vélomoteurs et Motocycles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1884867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44E46EC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A03ABB8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9DF8AEE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6EB34B81" w14:textId="77777777" w:rsidTr="000813C0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44A495E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0ED8BFE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Couturier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42057E0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7D82CF4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B415ACA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544E287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2D569DD5" w14:textId="77777777" w:rsidTr="000813C0">
        <w:trPr>
          <w:trHeight w:val="284"/>
          <w:jc w:val="center"/>
          <w:ins w:id="898" w:author="Don Ferer" w:date="2026-07-19T16:24:00Z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783B3A" w14:textId="77777777" w:rsidR="00AB65B7" w:rsidRPr="00334580" w:rsidRDefault="00AB65B7" w:rsidP="00AB65B7">
            <w:pPr>
              <w:spacing w:after="0" w:line="240" w:lineRule="auto"/>
              <w:rPr>
                <w:ins w:id="899" w:author="Don Ferer" w:date="2026-07-19T16:24:00Z"/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84C5C3" w14:textId="5B624C60" w:rsidR="00AB65B7" w:rsidRPr="00910854" w:rsidRDefault="00AB65B7" w:rsidP="00AB65B7">
            <w:pPr>
              <w:spacing w:after="0" w:line="240" w:lineRule="auto"/>
              <w:rPr>
                <w:ins w:id="900" w:author="Don Ferer" w:date="2026-07-19T16:24:00Z"/>
                <w:rFonts w:ascii="Arial Narrow" w:eastAsia="Times New Roman" w:hAnsi="Arial Narrow" w:cs="Arial"/>
                <w:color w:val="auto"/>
                <w:sz w:val="16"/>
                <w:szCs w:val="16"/>
                <w:highlight w:val="yellow"/>
                <w:rPrChange w:id="901" w:author="Don Ferer" w:date="2026-07-19T16:27:00Z">
                  <w:rPr>
                    <w:ins w:id="902" w:author="Don Ferer" w:date="2026-07-19T16:24:00Z"/>
                    <w:rFonts w:ascii="Arial Narrow" w:eastAsia="Times New Roman" w:hAnsi="Arial Narrow" w:cs="Arial"/>
                    <w:color w:val="auto"/>
                    <w:sz w:val="16"/>
                    <w:szCs w:val="16"/>
                  </w:rPr>
                </w:rPrChange>
              </w:rPr>
            </w:pPr>
            <w:ins w:id="903" w:author="Don Ferer" w:date="2026-07-29T16:35:00Z">
              <w:r w:rsidRPr="00A15197"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green"/>
                </w:rPr>
                <w:t>Aide-électricien</w:t>
              </w:r>
            </w:ins>
            <w:ins w:id="904" w:author="Don Ferer" w:date="2026-07-30T08:33:00Z">
              <w:r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green"/>
                </w:rPr>
                <w:t xml:space="preserve"> bâtiment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EA38B54" w14:textId="3BFC1A25" w:rsidR="00AB65B7" w:rsidRPr="005279C3" w:rsidRDefault="00AB65B7" w:rsidP="00AB65B7">
            <w:pPr>
              <w:spacing w:after="0" w:line="240" w:lineRule="auto"/>
              <w:rPr>
                <w:ins w:id="905" w:author="Don Ferer" w:date="2026-07-19T16:24:00Z"/>
                <w:rFonts w:ascii="Arial Narrow" w:eastAsia="Times New Roman" w:hAnsi="Arial Narrow" w:cs="Arial"/>
                <w:sz w:val="16"/>
                <w:szCs w:val="16"/>
                <w:highlight w:val="green"/>
                <w:rPrChange w:id="906" w:author="Don Ferer" w:date="2026-07-30T13:36:00Z">
                  <w:rPr>
                    <w:ins w:id="907" w:author="Don Ferer" w:date="2026-07-19T16:24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908" w:author="Don Ferer" w:date="2026-07-29T16:35:00Z">
              <w:r w:rsidRPr="005279C3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909" w:author="Don Ferer" w:date="2026-07-30T13:36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Niveau CM2 au moins</w:t>
              </w:r>
            </w:ins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24E5EB" w14:textId="5183DB07" w:rsidR="00AB65B7" w:rsidRPr="005279C3" w:rsidRDefault="00AB65B7" w:rsidP="00AB65B7">
            <w:pPr>
              <w:spacing w:after="0" w:line="240" w:lineRule="auto"/>
              <w:jc w:val="center"/>
              <w:rPr>
                <w:ins w:id="910" w:author="Don Ferer" w:date="2026-07-19T16:24:00Z"/>
                <w:rFonts w:ascii="Arial Narrow" w:eastAsia="Times New Roman" w:hAnsi="Arial Narrow" w:cs="Arial"/>
                <w:sz w:val="16"/>
                <w:szCs w:val="16"/>
                <w:highlight w:val="green"/>
                <w:rPrChange w:id="911" w:author="Don Ferer" w:date="2026-07-30T13:36:00Z">
                  <w:rPr>
                    <w:ins w:id="912" w:author="Don Ferer" w:date="2026-07-19T16:24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913" w:author="Don Ferer" w:date="2026-07-29T16:35:00Z">
              <w:r w:rsidRPr="005279C3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914" w:author="Don Ferer" w:date="2026-07-30T13:36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CQP</w:t>
              </w:r>
            </w:ins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9951807" w14:textId="4A76705D" w:rsidR="00AB65B7" w:rsidRPr="005279C3" w:rsidRDefault="00AB65B7" w:rsidP="00AB65B7">
            <w:pPr>
              <w:spacing w:after="0" w:line="240" w:lineRule="auto"/>
              <w:jc w:val="center"/>
              <w:rPr>
                <w:ins w:id="915" w:author="Don Ferer" w:date="2026-07-19T16:24:00Z"/>
                <w:rFonts w:ascii="Arial Narrow" w:eastAsia="Times New Roman" w:hAnsi="Arial Narrow" w:cs="Arial"/>
                <w:sz w:val="16"/>
                <w:szCs w:val="16"/>
                <w:highlight w:val="green"/>
                <w:rPrChange w:id="916" w:author="Don Ferer" w:date="2026-07-30T13:36:00Z">
                  <w:rPr>
                    <w:ins w:id="917" w:author="Don Ferer" w:date="2026-07-19T16:24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918" w:author="Don Ferer" w:date="2026-07-29T16:35:00Z">
              <w:r w:rsidRPr="005279C3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919" w:author="Don Ferer" w:date="2026-07-30T13:36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35 000</w:t>
              </w:r>
            </w:ins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7C78C1B" w14:textId="3CC16AF0" w:rsidR="00AB65B7" w:rsidRPr="005279C3" w:rsidRDefault="00AB65B7" w:rsidP="00AB65B7">
            <w:pPr>
              <w:spacing w:after="0" w:line="240" w:lineRule="auto"/>
              <w:jc w:val="center"/>
              <w:rPr>
                <w:ins w:id="920" w:author="Don Ferer" w:date="2026-07-19T16:24:00Z"/>
                <w:rFonts w:ascii="Arial Narrow" w:eastAsia="Times New Roman" w:hAnsi="Arial Narrow" w:cs="Arial"/>
                <w:sz w:val="16"/>
                <w:szCs w:val="16"/>
                <w:highlight w:val="green"/>
                <w:rPrChange w:id="921" w:author="Don Ferer" w:date="2026-07-30T13:36:00Z">
                  <w:rPr>
                    <w:ins w:id="922" w:author="Don Ferer" w:date="2026-07-19T16:24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923" w:author="Don Ferer" w:date="2026-07-29T16:35:00Z">
              <w:r w:rsidRPr="005279C3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924" w:author="Don Ferer" w:date="2026-07-30T13:36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8 mois</w:t>
              </w:r>
            </w:ins>
          </w:p>
        </w:tc>
      </w:tr>
      <w:tr w:rsidR="00AB65B7" w:rsidRPr="00334580" w14:paraId="2BE6F734" w14:textId="77777777" w:rsidTr="000813C0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F647471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BD4187F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Coiffeur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2BCAD4F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B517C33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0169BD3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E64CBAF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54E1AF37" w14:textId="77777777" w:rsidTr="0062324B">
        <w:trPr>
          <w:trHeight w:val="284"/>
          <w:jc w:val="center"/>
        </w:trPr>
        <w:tc>
          <w:tcPr>
            <w:tcW w:w="983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A65EAE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  <w:t xml:space="preserve">Centre Provincial de Formation Professionnelle de Sindou 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B1C6A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Menuisier métallique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DFB3B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BCF69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0EC33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24082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035344EA" w14:textId="77777777" w:rsidTr="0062324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0BB1B6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D8010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Couturier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6C3B2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E745A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2A817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75CE4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4F2CFB9F" w14:textId="77777777" w:rsidTr="0062324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876D52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9B1FD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Aide-électricien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E2786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F401B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B3263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8CCFE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2F9F27FD" w14:textId="77777777" w:rsidTr="0062324B">
        <w:trPr>
          <w:trHeight w:val="284"/>
          <w:jc w:val="center"/>
          <w:ins w:id="925" w:author="Don Ferer" w:date="2026-07-30T09:04:00Z"/>
        </w:trPr>
        <w:tc>
          <w:tcPr>
            <w:tcW w:w="98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C281E" w14:textId="77777777" w:rsidR="00AB65B7" w:rsidRPr="00334580" w:rsidRDefault="00AB65B7" w:rsidP="00AB65B7">
            <w:pPr>
              <w:spacing w:after="0" w:line="240" w:lineRule="auto"/>
              <w:rPr>
                <w:ins w:id="926" w:author="Don Ferer" w:date="2026-07-30T09:04:00Z"/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1BCBE9" w14:textId="368D1B1E" w:rsidR="00AB65B7" w:rsidRPr="00334580" w:rsidRDefault="00AB65B7" w:rsidP="00AB65B7">
            <w:pPr>
              <w:spacing w:after="0" w:line="240" w:lineRule="auto"/>
              <w:rPr>
                <w:ins w:id="927" w:author="Don Ferer" w:date="2026-07-30T09:04:00Z"/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ins w:id="928" w:author="Don Ferer" w:date="2026-07-30T09:04:00Z">
              <w:r w:rsidRPr="00330BD6"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green"/>
                  <w:rPrChange w:id="929" w:author="Don Ferer" w:date="2026-07-30T09:05:00Z">
                    <w:rPr>
                      <w:rFonts w:ascii="Arial Narrow" w:eastAsia="Times New Roman" w:hAnsi="Arial Narrow" w:cs="Arial"/>
                      <w:color w:val="auto"/>
                      <w:sz w:val="16"/>
                      <w:szCs w:val="16"/>
                    </w:rPr>
                  </w:rPrChange>
                </w:rPr>
                <w:t>Ma</w:t>
              </w:r>
            </w:ins>
            <w:ins w:id="930" w:author="USER" w:date="2026-08-02T23:39:00Z" w16du:dateUtc="2026-08-02T23:39:00Z">
              <w:r w:rsidR="00D06623"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green"/>
                </w:rPr>
                <w:t>a</w:t>
              </w:r>
            </w:ins>
            <w:ins w:id="931" w:author="Don Ferer" w:date="2026-07-30T09:04:00Z">
              <w:del w:id="932" w:author="USER" w:date="2026-08-02T23:39:00Z" w16du:dateUtc="2026-08-02T23:39:00Z">
                <w:r w:rsidRPr="00330BD6" w:rsidDel="00D06623">
                  <w:rPr>
                    <w:rFonts w:ascii="Arial Narrow" w:eastAsia="Times New Roman" w:hAnsi="Arial Narrow" w:cs="Arial"/>
                    <w:color w:val="auto"/>
                    <w:sz w:val="16"/>
                    <w:szCs w:val="16"/>
                    <w:highlight w:val="green"/>
                    <w:rPrChange w:id="933" w:author="Don Ferer" w:date="2026-07-30T09:05:00Z">
                      <w:rPr>
                        <w:rFonts w:ascii="Arial Narrow" w:eastAsia="Times New Roman" w:hAnsi="Arial Narrow" w:cs="Arial"/>
                        <w:color w:val="auto"/>
                        <w:sz w:val="16"/>
                        <w:szCs w:val="16"/>
                      </w:rPr>
                    </w:rPrChange>
                  </w:rPr>
                  <w:delText>9</w:delText>
                </w:r>
              </w:del>
              <w:r w:rsidRPr="00330BD6"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green"/>
                  <w:rPrChange w:id="934" w:author="Don Ferer" w:date="2026-07-30T09:05:00Z">
                    <w:rPr>
                      <w:rFonts w:ascii="Arial Narrow" w:eastAsia="Times New Roman" w:hAnsi="Arial Narrow" w:cs="Arial"/>
                      <w:color w:val="auto"/>
                      <w:sz w:val="16"/>
                      <w:szCs w:val="16"/>
                    </w:rPr>
                  </w:rPrChange>
                </w:rPr>
                <w:t>on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6A684A" w14:textId="26171592" w:rsidR="00AB65B7" w:rsidRPr="00330BD6" w:rsidRDefault="00AB65B7" w:rsidP="00AB65B7">
            <w:pPr>
              <w:spacing w:after="0" w:line="240" w:lineRule="auto"/>
              <w:rPr>
                <w:ins w:id="935" w:author="Don Ferer" w:date="2026-07-30T09:04:00Z"/>
                <w:rFonts w:ascii="Arial Narrow" w:eastAsia="Times New Roman" w:hAnsi="Arial Narrow" w:cs="Arial"/>
                <w:sz w:val="16"/>
                <w:szCs w:val="16"/>
                <w:highlight w:val="green"/>
                <w:rPrChange w:id="936" w:author="Don Ferer" w:date="2026-07-30T09:05:00Z">
                  <w:rPr>
                    <w:ins w:id="937" w:author="Don Ferer" w:date="2026-07-30T09:04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938" w:author="Don Ferer" w:date="2026-07-30T09:05:00Z">
              <w:r w:rsidRPr="00330BD6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939" w:author="Don Ferer" w:date="2026-07-30T09:05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Niveau CM2 au moins</w:t>
              </w:r>
            </w:ins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2F8CAB" w14:textId="5EA3495F" w:rsidR="00AB65B7" w:rsidRPr="00330BD6" w:rsidRDefault="00AB65B7" w:rsidP="00AB65B7">
            <w:pPr>
              <w:spacing w:after="0" w:line="240" w:lineRule="auto"/>
              <w:jc w:val="center"/>
              <w:rPr>
                <w:ins w:id="940" w:author="Don Ferer" w:date="2026-07-30T09:04:00Z"/>
                <w:rFonts w:ascii="Arial Narrow" w:eastAsia="Times New Roman" w:hAnsi="Arial Narrow" w:cs="Arial"/>
                <w:sz w:val="16"/>
                <w:szCs w:val="16"/>
                <w:highlight w:val="green"/>
                <w:rPrChange w:id="941" w:author="Don Ferer" w:date="2026-07-30T09:05:00Z">
                  <w:rPr>
                    <w:ins w:id="942" w:author="Don Ferer" w:date="2026-07-30T09:04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943" w:author="Don Ferer" w:date="2026-07-30T09:05:00Z">
              <w:r w:rsidRPr="00330BD6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944" w:author="Don Ferer" w:date="2026-07-30T09:05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CQP</w:t>
              </w:r>
            </w:ins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342EEC" w14:textId="3942985B" w:rsidR="00AB65B7" w:rsidRPr="00330BD6" w:rsidRDefault="00AB65B7" w:rsidP="00AB65B7">
            <w:pPr>
              <w:spacing w:after="0" w:line="240" w:lineRule="auto"/>
              <w:jc w:val="center"/>
              <w:rPr>
                <w:ins w:id="945" w:author="Don Ferer" w:date="2026-07-30T09:04:00Z"/>
                <w:rFonts w:ascii="Arial Narrow" w:eastAsia="Times New Roman" w:hAnsi="Arial Narrow" w:cs="Arial"/>
                <w:sz w:val="16"/>
                <w:szCs w:val="16"/>
                <w:highlight w:val="green"/>
                <w:rPrChange w:id="946" w:author="Don Ferer" w:date="2026-07-30T09:05:00Z">
                  <w:rPr>
                    <w:ins w:id="947" w:author="Don Ferer" w:date="2026-07-30T09:04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948" w:author="Don Ferer" w:date="2026-07-30T09:05:00Z">
              <w:r w:rsidRPr="00330BD6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949" w:author="Don Ferer" w:date="2026-07-30T09:05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35 000</w:t>
              </w:r>
            </w:ins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F8F36A" w14:textId="4ADBA28A" w:rsidR="00AB65B7" w:rsidRPr="00330BD6" w:rsidRDefault="00AB65B7" w:rsidP="00AB65B7">
            <w:pPr>
              <w:spacing w:after="0" w:line="240" w:lineRule="auto"/>
              <w:jc w:val="center"/>
              <w:rPr>
                <w:ins w:id="950" w:author="Don Ferer" w:date="2026-07-30T09:04:00Z"/>
                <w:rFonts w:ascii="Arial Narrow" w:eastAsia="Times New Roman" w:hAnsi="Arial Narrow" w:cs="Arial"/>
                <w:sz w:val="16"/>
                <w:szCs w:val="16"/>
                <w:highlight w:val="green"/>
                <w:rPrChange w:id="951" w:author="Don Ferer" w:date="2026-07-30T09:05:00Z">
                  <w:rPr>
                    <w:ins w:id="952" w:author="Don Ferer" w:date="2026-07-30T09:04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953" w:author="Don Ferer" w:date="2026-07-30T09:05:00Z">
              <w:r w:rsidRPr="00330BD6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954" w:author="Don Ferer" w:date="2026-07-30T09:05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8 mois</w:t>
              </w:r>
            </w:ins>
          </w:p>
        </w:tc>
      </w:tr>
      <w:tr w:rsidR="00AB65B7" w:rsidRPr="00334580" w14:paraId="64720F8C" w14:textId="77777777" w:rsidTr="00F06B2B">
        <w:trPr>
          <w:trHeight w:val="284"/>
          <w:jc w:val="center"/>
        </w:trPr>
        <w:tc>
          <w:tcPr>
            <w:tcW w:w="98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BBDEA51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  <w:t>Centre Provincial de Formation Professionnelle de Toma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FD2D9F4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Mécanicien de vélomoteurs et Motocycles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70025C8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BB62FB7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75152F4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5E81B73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5BED9D2D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6CB68F8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486B647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Aide-électricien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F0BA6DE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D0D941F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CF864AC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03AD441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43CF4327" w14:textId="77777777" w:rsidTr="00F06B2B">
        <w:trPr>
          <w:trHeight w:val="284"/>
          <w:jc w:val="center"/>
        </w:trPr>
        <w:tc>
          <w:tcPr>
            <w:tcW w:w="98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39FD7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  <w:t>Centre Provincial de Formation Professionnelle de Tougan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7C271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Menuisier bois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B1988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F3DE3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6123F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6BA20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57CB8259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00DCE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E5B1E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Couturier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A9273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11115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91B28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3C723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5882C973" w14:textId="77777777" w:rsidTr="005912C5">
        <w:trPr>
          <w:trHeight w:val="284"/>
          <w:jc w:val="center"/>
        </w:trPr>
        <w:tc>
          <w:tcPr>
            <w:tcW w:w="983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5547B1B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  <w:t>Centre Régional de Formation Professionnelle de Banfora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5038E6F" w14:textId="77777777" w:rsidR="00AB65B7" w:rsidRPr="007A55B9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7A55B9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Menuisier bois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47BE0B5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F687C49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674D202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AA9A097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39FA5C62" w14:textId="77777777" w:rsidTr="005912C5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C771FB7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1086846" w14:textId="77777777" w:rsidR="00AB65B7" w:rsidRPr="007A55B9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7A55B9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Mécanicien automobile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A95397E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9CB7E8C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EC2B0A8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DFFD0CE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00802D61" w14:textId="77777777" w:rsidTr="005912C5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4B6E481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7691EF4" w14:textId="77777777" w:rsidR="00AB65B7" w:rsidRPr="007A55B9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7A55B9">
              <w:rPr>
                <w:rFonts w:ascii="Arial Narrow" w:eastAsia="Times New Roman" w:hAnsi="Arial Narrow" w:cs="Arial"/>
                <w:sz w:val="16"/>
                <w:szCs w:val="16"/>
              </w:rPr>
              <w:t>Mécanicien de vélomoteurs et Mot</w:t>
            </w:r>
            <w:r w:rsidRPr="007A55B9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ocycles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6D5344E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C4480FC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B150590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08319C3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647A2E4A" w14:textId="77777777" w:rsidTr="005912C5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059860E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5789A2F" w14:textId="77777777" w:rsidR="00AB65B7" w:rsidRPr="007A55B9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7A55B9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Couturier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EBFCCDF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F237203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DD99F40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0BF4301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2F7390A9" w14:textId="77777777" w:rsidTr="005912C5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E4EBE2D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DE29066" w14:textId="77777777" w:rsidR="00AB65B7" w:rsidRPr="007A55B9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7A55B9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Aide-électricien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7CA80E8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EC014AF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9E62D3A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E61F7FE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162943C8" w14:textId="77777777" w:rsidTr="005912C5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F815E82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113AD7F" w14:textId="7A6C2764" w:rsidR="00AB65B7" w:rsidRPr="007A55B9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>Electricien bâtiment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AF395D1" w14:textId="3B955BAA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3ème au moins</w:t>
            </w:r>
            <w:r>
              <w:rPr>
                <w:rFonts w:ascii="Arial Narrow" w:eastAsia="Times New Roman" w:hAnsi="Arial Narrow" w:cs="Arial"/>
                <w:sz w:val="16"/>
                <w:szCs w:val="16"/>
              </w:rPr>
              <w:t xml:space="preserve">, </w:t>
            </w: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 ou être titulaire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DC71AA3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A55C366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115 000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735CDE9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AB65B7" w:rsidRPr="00334580" w14:paraId="20703A1F" w14:textId="77777777" w:rsidTr="005912C5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81A04DB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9391E0D" w14:textId="77777777" w:rsidR="00AB65B7" w:rsidRPr="007A55B9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7A55B9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Maintenancier automobile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F42A00F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A030FEE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286E4F2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115 000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C09D653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AB65B7" w:rsidRPr="00334580" w14:paraId="6C6B44A7" w14:textId="77777777" w:rsidTr="001112CF">
        <w:tblPrEx>
          <w:tblW w:w="5165" w:type="pct"/>
          <w:jc w:val="center"/>
          <w:tblCellMar>
            <w:left w:w="70" w:type="dxa"/>
            <w:right w:w="70" w:type="dxa"/>
          </w:tblCellMar>
          <w:tblPrExChange w:id="955" w:author="Don Ferer" w:date="2026-07-31T15:48:00Z">
            <w:tblPrEx>
              <w:tblW w:w="5165" w:type="pct"/>
              <w:jc w:val="center"/>
              <w:tblCellMar>
                <w:left w:w="70" w:type="dxa"/>
                <w:right w:w="70" w:type="dxa"/>
              </w:tblCellMar>
            </w:tblPrEx>
          </w:tblPrExChange>
        </w:tblPrEx>
        <w:trPr>
          <w:trHeight w:val="284"/>
          <w:jc w:val="center"/>
          <w:ins w:id="956" w:author="Dieudo TONTPAMBO" w:date="2025-10-27T14:38:00Z"/>
          <w:trPrChange w:id="957" w:author="Don Ferer" w:date="2026-07-31T15:48:00Z">
            <w:trPr>
              <w:gridBefore w:val="2"/>
              <w:trHeight w:val="284"/>
              <w:jc w:val="center"/>
            </w:trPr>
          </w:trPrChange>
        </w:trPr>
        <w:tc>
          <w:tcPr>
            <w:tcW w:w="98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tcPrChange w:id="958" w:author="Don Ferer" w:date="2026-07-31T15:48:00Z">
              <w:tcPr>
                <w:tcW w:w="983" w:type="pct"/>
                <w:gridSpan w:val="3"/>
                <w:vMerge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493AB9E7" w14:textId="77777777" w:rsidR="00AB65B7" w:rsidRPr="00334580" w:rsidRDefault="00AB65B7" w:rsidP="00AB65B7">
            <w:pPr>
              <w:spacing w:after="0" w:line="240" w:lineRule="auto"/>
              <w:rPr>
                <w:ins w:id="959" w:author="Dieudo TONTPAMBO" w:date="2025-10-27T14:38:00Z"/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tcPrChange w:id="960" w:author="Don Ferer" w:date="2026-07-31T15:48:00Z">
              <w:tcPr>
                <w:tcW w:w="111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6CFABFF0" w14:textId="23D24455" w:rsidR="00AB65B7" w:rsidRPr="007A55B9" w:rsidRDefault="00AB65B7" w:rsidP="00AB65B7">
            <w:pPr>
              <w:spacing w:after="0" w:line="240" w:lineRule="auto"/>
              <w:rPr>
                <w:ins w:id="961" w:author="Dieudo TONTPAMBO" w:date="2025-10-27T14:38:00Z"/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ins w:id="962" w:author="Dieudo TONTPAMBO" w:date="2025-10-27T14:39:00Z">
              <w:r w:rsidRPr="004C3BD5"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yellow"/>
                  <w:rPrChange w:id="963" w:author="Don Ferer" w:date="2026-07-09T10:31:00Z">
                    <w:rPr>
                      <w:rFonts w:ascii="Arial Narrow" w:eastAsia="Times New Roman" w:hAnsi="Arial Narrow" w:cs="Arial"/>
                      <w:color w:val="auto"/>
                      <w:sz w:val="16"/>
                      <w:szCs w:val="16"/>
                    </w:rPr>
                  </w:rPrChange>
                </w:rPr>
                <w:t>Tailleur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tcPrChange w:id="964" w:author="Don Ferer" w:date="2026-07-31T15:48:00Z">
              <w:tcPr>
                <w:tcW w:w="1479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6AA23F0A" w14:textId="4CD2B27F" w:rsidR="00AB65B7" w:rsidRPr="00A8757C" w:rsidRDefault="00AB65B7" w:rsidP="00AB65B7">
            <w:pPr>
              <w:spacing w:after="0" w:line="240" w:lineRule="auto"/>
              <w:rPr>
                <w:ins w:id="965" w:author="Dieudo TONTPAMBO" w:date="2025-10-27T14:38:00Z"/>
                <w:rFonts w:ascii="Arial Narrow" w:eastAsia="Times New Roman" w:hAnsi="Arial Narrow" w:cs="Arial"/>
                <w:sz w:val="16"/>
                <w:szCs w:val="16"/>
                <w:highlight w:val="yellow"/>
                <w:rPrChange w:id="966" w:author="Don Ferer" w:date="2026-07-30T08:34:00Z">
                  <w:rPr>
                    <w:ins w:id="967" w:author="Dieudo TONTPAMBO" w:date="2025-10-27T14:38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968" w:author="Dieudo TONTPAMBO" w:date="2025-10-27T14:39:00Z">
              <w:r w:rsidRPr="00A8757C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969" w:author="Don Ferer" w:date="2026-07-30T08:34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Niveau 3ème au moins ou être titulaire du CQP ou du CAP d'un métier de la même filière + 3 ans d'expérience professionnelle</w:t>
              </w:r>
            </w:ins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tcPrChange w:id="970" w:author="Don Ferer" w:date="2026-07-31T15:48:00Z">
              <w:tcPr>
                <w:tcW w:w="573" w:type="pct"/>
                <w:gridSpan w:val="4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6D594F34" w14:textId="49D188D5" w:rsidR="00AB65B7" w:rsidRPr="00A8757C" w:rsidRDefault="00AB65B7" w:rsidP="00AB65B7">
            <w:pPr>
              <w:spacing w:after="0" w:line="240" w:lineRule="auto"/>
              <w:jc w:val="center"/>
              <w:rPr>
                <w:ins w:id="971" w:author="Dieudo TONTPAMBO" w:date="2025-10-27T14:38:00Z"/>
                <w:rFonts w:ascii="Arial Narrow" w:eastAsia="Times New Roman" w:hAnsi="Arial Narrow" w:cs="Arial"/>
                <w:sz w:val="16"/>
                <w:szCs w:val="16"/>
                <w:highlight w:val="yellow"/>
                <w:rPrChange w:id="972" w:author="Don Ferer" w:date="2026-07-30T08:34:00Z">
                  <w:rPr>
                    <w:ins w:id="973" w:author="Dieudo TONTPAMBO" w:date="2025-10-27T14:38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974" w:author="Dieudo TONTPAMBO" w:date="2025-10-27T14:39:00Z">
              <w:r w:rsidRPr="00A8757C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975" w:author="Don Ferer" w:date="2026-07-30T08:34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BQP</w:t>
              </w:r>
            </w:ins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tcPrChange w:id="976" w:author="Don Ferer" w:date="2026-07-31T15:48:00Z">
              <w:tcPr>
                <w:tcW w:w="513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16405F4D" w14:textId="51F7C930" w:rsidR="00AB65B7" w:rsidRPr="00A8757C" w:rsidRDefault="00AB65B7" w:rsidP="00AB65B7">
            <w:pPr>
              <w:spacing w:after="0" w:line="240" w:lineRule="auto"/>
              <w:jc w:val="center"/>
              <w:rPr>
                <w:ins w:id="977" w:author="Dieudo TONTPAMBO" w:date="2025-10-27T14:38:00Z"/>
                <w:rFonts w:ascii="Arial Narrow" w:eastAsia="Times New Roman" w:hAnsi="Arial Narrow" w:cs="Arial"/>
                <w:sz w:val="16"/>
                <w:szCs w:val="16"/>
                <w:highlight w:val="yellow"/>
                <w:rPrChange w:id="978" w:author="Don Ferer" w:date="2026-07-30T08:34:00Z">
                  <w:rPr>
                    <w:ins w:id="979" w:author="Dieudo TONTPAMBO" w:date="2025-10-27T14:38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980" w:author="Dieudo TONTPAMBO" w:date="2025-10-27T14:39:00Z">
              <w:r w:rsidRPr="00A8757C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981" w:author="Don Ferer" w:date="2026-07-30T08:34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115 000</w:t>
              </w:r>
            </w:ins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tcPrChange w:id="982" w:author="Don Ferer" w:date="2026-07-31T15:48:00Z">
              <w:tcPr>
                <w:tcW w:w="33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3E94C58B" w14:textId="583EB29C" w:rsidR="00AB65B7" w:rsidRPr="00A8757C" w:rsidRDefault="00AB65B7" w:rsidP="00AB65B7">
            <w:pPr>
              <w:spacing w:after="0" w:line="240" w:lineRule="auto"/>
              <w:jc w:val="center"/>
              <w:rPr>
                <w:ins w:id="983" w:author="Dieudo TONTPAMBO" w:date="2025-10-27T14:38:00Z"/>
                <w:rFonts w:ascii="Arial Narrow" w:eastAsia="Times New Roman" w:hAnsi="Arial Narrow" w:cs="Arial"/>
                <w:sz w:val="16"/>
                <w:szCs w:val="16"/>
                <w:highlight w:val="yellow"/>
                <w:rPrChange w:id="984" w:author="Don Ferer" w:date="2026-07-30T08:34:00Z">
                  <w:rPr>
                    <w:ins w:id="985" w:author="Dieudo TONTPAMBO" w:date="2025-10-27T14:38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986" w:author="Dieudo TONTPAMBO" w:date="2025-10-27T14:39:00Z">
              <w:r w:rsidRPr="00A8757C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987" w:author="Don Ferer" w:date="2026-07-30T08:34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9 mois</w:t>
              </w:r>
            </w:ins>
          </w:p>
        </w:tc>
      </w:tr>
      <w:tr w:rsidR="00AB65B7" w:rsidRPr="00334580" w14:paraId="6A8F1CCC" w14:textId="77777777" w:rsidTr="001112CF">
        <w:tblPrEx>
          <w:tblW w:w="5165" w:type="pct"/>
          <w:jc w:val="center"/>
          <w:tblCellMar>
            <w:left w:w="70" w:type="dxa"/>
            <w:right w:w="70" w:type="dxa"/>
          </w:tblCellMar>
          <w:tblPrExChange w:id="988" w:author="Don Ferer" w:date="2026-07-31T15:48:00Z">
            <w:tblPrEx>
              <w:tblW w:w="5165" w:type="pct"/>
              <w:jc w:val="center"/>
              <w:tblCellMar>
                <w:left w:w="70" w:type="dxa"/>
                <w:right w:w="70" w:type="dxa"/>
              </w:tblCellMar>
            </w:tblPrEx>
          </w:tblPrExChange>
        </w:tblPrEx>
        <w:trPr>
          <w:trHeight w:val="284"/>
          <w:jc w:val="center"/>
          <w:trPrChange w:id="989" w:author="Don Ferer" w:date="2026-07-31T15:48:00Z">
            <w:trPr>
              <w:gridBefore w:val="2"/>
              <w:trHeight w:val="284"/>
              <w:jc w:val="center"/>
            </w:trPr>
          </w:trPrChange>
        </w:trPr>
        <w:tc>
          <w:tcPr>
            <w:tcW w:w="9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990" w:author="Don Ferer" w:date="2026-07-31T15:48:00Z">
              <w:tcPr>
                <w:tcW w:w="983" w:type="pct"/>
                <w:gridSpan w:val="3"/>
                <w:vMerge w:val="restart"/>
                <w:tcBorders>
                  <w:top w:val="nil"/>
                  <w:left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0C72766E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  <w:t>Centre Régional de Formation Professionnelle de Bobo-Dioulasso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991" w:author="Don Ferer" w:date="2026-07-31T15:48:00Z">
              <w:tcPr>
                <w:tcW w:w="111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1E361229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Plombier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992" w:author="Don Ferer" w:date="2026-07-31T15:48:00Z">
              <w:tcPr>
                <w:tcW w:w="1479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1B636B37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993" w:author="Don Ferer" w:date="2026-07-31T15:48:00Z">
              <w:tcPr>
                <w:tcW w:w="573" w:type="pct"/>
                <w:gridSpan w:val="4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5014D8EC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994" w:author="Don Ferer" w:date="2026-07-31T15:48:00Z">
              <w:tcPr>
                <w:tcW w:w="513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4AD2BB90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>10</w:t>
            </w: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995" w:author="Don Ferer" w:date="2026-07-31T15:48:00Z">
              <w:tcPr>
                <w:tcW w:w="33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11725763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2D2E2385" w14:textId="77777777" w:rsidTr="001112CF">
        <w:tblPrEx>
          <w:tblW w:w="5165" w:type="pct"/>
          <w:jc w:val="center"/>
          <w:tblCellMar>
            <w:left w:w="70" w:type="dxa"/>
            <w:right w:w="70" w:type="dxa"/>
          </w:tblCellMar>
          <w:tblPrExChange w:id="996" w:author="Don Ferer" w:date="2026-07-31T15:48:00Z">
            <w:tblPrEx>
              <w:tblW w:w="5165" w:type="pct"/>
              <w:jc w:val="center"/>
              <w:tblCellMar>
                <w:left w:w="70" w:type="dxa"/>
                <w:right w:w="70" w:type="dxa"/>
              </w:tblCellMar>
            </w:tblPrEx>
          </w:tblPrExChange>
        </w:tblPrEx>
        <w:trPr>
          <w:trHeight w:val="284"/>
          <w:jc w:val="center"/>
          <w:trPrChange w:id="997" w:author="Don Ferer" w:date="2026-07-31T15:48:00Z">
            <w:trPr>
              <w:gridBefore w:val="2"/>
              <w:trHeight w:val="284"/>
              <w:jc w:val="center"/>
            </w:trPr>
          </w:trPrChange>
        </w:trPr>
        <w:tc>
          <w:tcPr>
            <w:tcW w:w="9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998" w:author="Don Ferer" w:date="2026-07-31T15:48:00Z">
              <w:tcPr>
                <w:tcW w:w="983" w:type="pct"/>
                <w:gridSpan w:val="3"/>
                <w:vMerge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0F50A1EB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999" w:author="Don Ferer" w:date="2026-07-31T15:48:00Z">
              <w:tcPr>
                <w:tcW w:w="111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236065C0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Menuisier métallique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000" w:author="Don Ferer" w:date="2026-07-31T15:48:00Z">
              <w:tcPr>
                <w:tcW w:w="1479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442C4520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001" w:author="Don Ferer" w:date="2026-07-31T15:48:00Z">
              <w:tcPr>
                <w:tcW w:w="573" w:type="pct"/>
                <w:gridSpan w:val="4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7164B650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002" w:author="Don Ferer" w:date="2026-07-31T15:48:00Z">
              <w:tcPr>
                <w:tcW w:w="513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3FB30529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>10</w:t>
            </w: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003" w:author="Don Ferer" w:date="2026-07-31T15:48:00Z">
              <w:tcPr>
                <w:tcW w:w="33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51D9D786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14B2B4D7" w14:textId="77777777" w:rsidTr="001112CF">
        <w:tblPrEx>
          <w:tblW w:w="5165" w:type="pct"/>
          <w:jc w:val="center"/>
          <w:tblCellMar>
            <w:left w:w="70" w:type="dxa"/>
            <w:right w:w="70" w:type="dxa"/>
          </w:tblCellMar>
          <w:tblPrExChange w:id="1004" w:author="Don Ferer" w:date="2026-07-31T15:48:00Z">
            <w:tblPrEx>
              <w:tblW w:w="5165" w:type="pct"/>
              <w:jc w:val="center"/>
              <w:tblCellMar>
                <w:left w:w="70" w:type="dxa"/>
                <w:right w:w="70" w:type="dxa"/>
              </w:tblCellMar>
            </w:tblPrEx>
          </w:tblPrExChange>
        </w:tblPrEx>
        <w:trPr>
          <w:trHeight w:val="284"/>
          <w:jc w:val="center"/>
          <w:trPrChange w:id="1005" w:author="Don Ferer" w:date="2026-07-31T15:48:00Z">
            <w:trPr>
              <w:gridBefore w:val="2"/>
              <w:trHeight w:val="284"/>
              <w:jc w:val="center"/>
            </w:trPr>
          </w:trPrChange>
        </w:trPr>
        <w:tc>
          <w:tcPr>
            <w:tcW w:w="9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006" w:author="Don Ferer" w:date="2026-07-31T15:48:00Z">
              <w:tcPr>
                <w:tcW w:w="983" w:type="pct"/>
                <w:gridSpan w:val="3"/>
                <w:vMerge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5E15781C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007" w:author="Don Ferer" w:date="2026-07-31T15:48:00Z">
              <w:tcPr>
                <w:tcW w:w="111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78ADBF5B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Menuisier bois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008" w:author="Don Ferer" w:date="2026-07-31T15:48:00Z">
              <w:tcPr>
                <w:tcW w:w="1479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3C93098F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009" w:author="Don Ferer" w:date="2026-07-31T15:48:00Z">
              <w:tcPr>
                <w:tcW w:w="573" w:type="pct"/>
                <w:gridSpan w:val="4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6FE28465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010" w:author="Don Ferer" w:date="2026-07-31T15:48:00Z">
              <w:tcPr>
                <w:tcW w:w="513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5FFE018A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>10</w:t>
            </w: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011" w:author="Don Ferer" w:date="2026-07-31T15:48:00Z">
              <w:tcPr>
                <w:tcW w:w="33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2E8DE5B9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23ABD701" w14:textId="77777777" w:rsidTr="001112CF">
        <w:tblPrEx>
          <w:tblW w:w="5165" w:type="pct"/>
          <w:jc w:val="center"/>
          <w:tblCellMar>
            <w:left w:w="70" w:type="dxa"/>
            <w:right w:w="70" w:type="dxa"/>
          </w:tblCellMar>
          <w:tblPrExChange w:id="1012" w:author="Don Ferer" w:date="2026-07-31T15:48:00Z">
            <w:tblPrEx>
              <w:tblW w:w="5165" w:type="pct"/>
              <w:jc w:val="center"/>
              <w:tblCellMar>
                <w:left w:w="70" w:type="dxa"/>
                <w:right w:w="70" w:type="dxa"/>
              </w:tblCellMar>
            </w:tblPrEx>
          </w:tblPrExChange>
        </w:tblPrEx>
        <w:trPr>
          <w:trHeight w:val="284"/>
          <w:jc w:val="center"/>
          <w:trPrChange w:id="1013" w:author="Don Ferer" w:date="2026-07-31T15:48:00Z">
            <w:trPr>
              <w:gridBefore w:val="2"/>
              <w:trHeight w:val="284"/>
              <w:jc w:val="center"/>
            </w:trPr>
          </w:trPrChange>
        </w:trPr>
        <w:tc>
          <w:tcPr>
            <w:tcW w:w="9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014" w:author="Don Ferer" w:date="2026-07-31T15:48:00Z">
              <w:tcPr>
                <w:tcW w:w="983" w:type="pct"/>
                <w:gridSpan w:val="3"/>
                <w:vMerge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26D04C49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015" w:author="Don Ferer" w:date="2026-07-31T15:48:00Z">
              <w:tcPr>
                <w:tcW w:w="111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200B5E7E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Mécanicien automobile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016" w:author="Don Ferer" w:date="2026-07-31T15:48:00Z">
              <w:tcPr>
                <w:tcW w:w="1479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6F34D6AC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017" w:author="Don Ferer" w:date="2026-07-31T15:48:00Z">
              <w:tcPr>
                <w:tcW w:w="573" w:type="pct"/>
                <w:gridSpan w:val="4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591C6896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018" w:author="Don Ferer" w:date="2026-07-31T15:48:00Z">
              <w:tcPr>
                <w:tcW w:w="513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31E5361C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>10</w:t>
            </w: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019" w:author="Don Ferer" w:date="2026-07-31T15:48:00Z">
              <w:tcPr>
                <w:tcW w:w="33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41598E10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15D7CF9D" w14:textId="77777777" w:rsidTr="001112CF">
        <w:tblPrEx>
          <w:tblW w:w="5165" w:type="pct"/>
          <w:jc w:val="center"/>
          <w:tblCellMar>
            <w:left w:w="70" w:type="dxa"/>
            <w:right w:w="70" w:type="dxa"/>
          </w:tblCellMar>
          <w:tblPrExChange w:id="1020" w:author="Don Ferer" w:date="2026-07-31T15:48:00Z">
            <w:tblPrEx>
              <w:tblW w:w="5165" w:type="pct"/>
              <w:jc w:val="center"/>
              <w:tblCellMar>
                <w:left w:w="70" w:type="dxa"/>
                <w:right w:w="70" w:type="dxa"/>
              </w:tblCellMar>
            </w:tblPrEx>
          </w:tblPrExChange>
        </w:tblPrEx>
        <w:trPr>
          <w:trHeight w:val="284"/>
          <w:jc w:val="center"/>
          <w:trPrChange w:id="1021" w:author="Don Ferer" w:date="2026-07-31T15:48:00Z">
            <w:trPr>
              <w:gridBefore w:val="2"/>
              <w:trHeight w:val="284"/>
              <w:jc w:val="center"/>
            </w:trPr>
          </w:trPrChange>
        </w:trPr>
        <w:tc>
          <w:tcPr>
            <w:tcW w:w="9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022" w:author="Don Ferer" w:date="2026-07-31T15:48:00Z">
              <w:tcPr>
                <w:tcW w:w="983" w:type="pct"/>
                <w:gridSpan w:val="3"/>
                <w:vMerge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1263F704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023" w:author="Don Ferer" w:date="2026-07-31T15:48:00Z">
              <w:tcPr>
                <w:tcW w:w="111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20080A07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Menuisier aluminium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024" w:author="Don Ferer" w:date="2026-07-31T15:48:00Z">
              <w:tcPr>
                <w:tcW w:w="1479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6F758382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025" w:author="Don Ferer" w:date="2026-07-31T15:48:00Z">
              <w:tcPr>
                <w:tcW w:w="573" w:type="pct"/>
                <w:gridSpan w:val="4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0A4311AF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026" w:author="Don Ferer" w:date="2026-07-31T15:48:00Z">
              <w:tcPr>
                <w:tcW w:w="513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4A0A1900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>60</w:t>
            </w: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027" w:author="Don Ferer" w:date="2026-07-31T15:48:00Z">
              <w:tcPr>
                <w:tcW w:w="33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006DF836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16C5DC9C" w14:textId="77777777" w:rsidTr="001112CF">
        <w:tblPrEx>
          <w:tblW w:w="5165" w:type="pct"/>
          <w:jc w:val="center"/>
          <w:tblCellMar>
            <w:left w:w="70" w:type="dxa"/>
            <w:right w:w="70" w:type="dxa"/>
          </w:tblCellMar>
          <w:tblPrExChange w:id="1028" w:author="Don Ferer" w:date="2026-07-31T15:48:00Z">
            <w:tblPrEx>
              <w:tblW w:w="5165" w:type="pct"/>
              <w:jc w:val="center"/>
              <w:tblCellMar>
                <w:left w:w="70" w:type="dxa"/>
                <w:right w:w="70" w:type="dxa"/>
              </w:tblCellMar>
            </w:tblPrEx>
          </w:tblPrExChange>
        </w:tblPrEx>
        <w:trPr>
          <w:trHeight w:val="284"/>
          <w:jc w:val="center"/>
          <w:trPrChange w:id="1029" w:author="Don Ferer" w:date="2026-07-31T15:48:00Z">
            <w:trPr>
              <w:gridBefore w:val="2"/>
              <w:trHeight w:val="284"/>
              <w:jc w:val="center"/>
            </w:trPr>
          </w:trPrChange>
        </w:trPr>
        <w:tc>
          <w:tcPr>
            <w:tcW w:w="9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030" w:author="Don Ferer" w:date="2026-07-31T15:48:00Z">
              <w:tcPr>
                <w:tcW w:w="983" w:type="pct"/>
                <w:gridSpan w:val="3"/>
                <w:vMerge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13448305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031" w:author="Don Ferer" w:date="2026-07-31T15:48:00Z">
              <w:tcPr>
                <w:tcW w:w="111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466312A6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Maçon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032" w:author="Don Ferer" w:date="2026-07-31T15:48:00Z">
              <w:tcPr>
                <w:tcW w:w="1479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61CF327F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033" w:author="Don Ferer" w:date="2026-07-31T15:48:00Z">
              <w:tcPr>
                <w:tcW w:w="573" w:type="pct"/>
                <w:gridSpan w:val="4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64D11F9B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034" w:author="Don Ferer" w:date="2026-07-31T15:48:00Z">
              <w:tcPr>
                <w:tcW w:w="513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45B6659C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>75 000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035" w:author="Don Ferer" w:date="2026-07-31T15:48:00Z">
              <w:tcPr>
                <w:tcW w:w="33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0164E585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05AA7404" w14:textId="77777777" w:rsidTr="001112CF">
        <w:tblPrEx>
          <w:tblW w:w="5165" w:type="pct"/>
          <w:jc w:val="center"/>
          <w:tblCellMar>
            <w:left w:w="70" w:type="dxa"/>
            <w:right w:w="70" w:type="dxa"/>
          </w:tblCellMar>
          <w:tblPrExChange w:id="1036" w:author="Don Ferer" w:date="2026-07-31T15:48:00Z">
            <w:tblPrEx>
              <w:tblW w:w="5165" w:type="pct"/>
              <w:jc w:val="center"/>
              <w:tblCellMar>
                <w:left w:w="70" w:type="dxa"/>
                <w:right w:w="70" w:type="dxa"/>
              </w:tblCellMar>
            </w:tblPrEx>
          </w:tblPrExChange>
        </w:tblPrEx>
        <w:trPr>
          <w:trHeight w:val="284"/>
          <w:jc w:val="center"/>
          <w:trPrChange w:id="1037" w:author="Don Ferer" w:date="2026-07-31T15:48:00Z">
            <w:trPr>
              <w:gridBefore w:val="2"/>
              <w:trHeight w:val="284"/>
              <w:jc w:val="center"/>
            </w:trPr>
          </w:trPrChange>
        </w:trPr>
        <w:tc>
          <w:tcPr>
            <w:tcW w:w="9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038" w:author="Don Ferer" w:date="2026-07-31T15:48:00Z">
              <w:tcPr>
                <w:tcW w:w="983" w:type="pct"/>
                <w:gridSpan w:val="3"/>
                <w:vMerge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3FAD167A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039" w:author="Don Ferer" w:date="2026-07-31T15:48:00Z">
              <w:tcPr>
                <w:tcW w:w="111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6E442870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Mécanicien de vélomoteurs et Motocycles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040" w:author="Don Ferer" w:date="2026-07-31T15:48:00Z">
              <w:tcPr>
                <w:tcW w:w="1479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47D03850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041" w:author="Don Ferer" w:date="2026-07-31T15:48:00Z">
              <w:tcPr>
                <w:tcW w:w="573" w:type="pct"/>
                <w:gridSpan w:val="4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1A0D36FF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042" w:author="Don Ferer" w:date="2026-07-31T15:48:00Z">
              <w:tcPr>
                <w:tcW w:w="513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080397A0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>75 000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043" w:author="Don Ferer" w:date="2026-07-31T15:48:00Z">
              <w:tcPr>
                <w:tcW w:w="33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0CDC9771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13625940" w14:textId="77777777" w:rsidTr="001112CF">
        <w:tblPrEx>
          <w:tblW w:w="5165" w:type="pct"/>
          <w:jc w:val="center"/>
          <w:tblCellMar>
            <w:left w:w="70" w:type="dxa"/>
            <w:right w:w="70" w:type="dxa"/>
          </w:tblCellMar>
          <w:tblPrExChange w:id="1044" w:author="Don Ferer" w:date="2026-07-31T15:48:00Z">
            <w:tblPrEx>
              <w:tblW w:w="5165" w:type="pct"/>
              <w:jc w:val="center"/>
              <w:tblCellMar>
                <w:left w:w="70" w:type="dxa"/>
                <w:right w:w="70" w:type="dxa"/>
              </w:tblCellMar>
            </w:tblPrEx>
          </w:tblPrExChange>
        </w:tblPrEx>
        <w:trPr>
          <w:trHeight w:val="284"/>
          <w:jc w:val="center"/>
          <w:trPrChange w:id="1045" w:author="Don Ferer" w:date="2026-07-31T15:48:00Z">
            <w:trPr>
              <w:gridBefore w:val="2"/>
              <w:trHeight w:val="284"/>
              <w:jc w:val="center"/>
            </w:trPr>
          </w:trPrChange>
        </w:trPr>
        <w:tc>
          <w:tcPr>
            <w:tcW w:w="9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046" w:author="Don Ferer" w:date="2026-07-31T15:48:00Z">
              <w:tcPr>
                <w:tcW w:w="983" w:type="pct"/>
                <w:gridSpan w:val="3"/>
                <w:vMerge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77316623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047" w:author="Don Ferer" w:date="2026-07-31T15:48:00Z">
              <w:tcPr>
                <w:tcW w:w="111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3D283EC2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Aide-électricien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048" w:author="Don Ferer" w:date="2026-07-31T15:48:00Z">
              <w:tcPr>
                <w:tcW w:w="1479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4BFC5D7C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049" w:author="Don Ferer" w:date="2026-07-31T15:48:00Z">
              <w:tcPr>
                <w:tcW w:w="573" w:type="pct"/>
                <w:gridSpan w:val="4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2B9B430D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050" w:author="Don Ferer" w:date="2026-07-31T15:48:00Z">
              <w:tcPr>
                <w:tcW w:w="513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7E681DDD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>60</w:t>
            </w: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051" w:author="Don Ferer" w:date="2026-07-31T15:48:00Z">
              <w:tcPr>
                <w:tcW w:w="33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7B4EA6CF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602F857D" w14:textId="77777777" w:rsidTr="001112CF">
        <w:tblPrEx>
          <w:tblW w:w="5165" w:type="pct"/>
          <w:jc w:val="center"/>
          <w:tblCellMar>
            <w:left w:w="70" w:type="dxa"/>
            <w:right w:w="70" w:type="dxa"/>
          </w:tblCellMar>
          <w:tblPrExChange w:id="1052" w:author="Don Ferer" w:date="2026-07-31T15:48:00Z">
            <w:tblPrEx>
              <w:tblW w:w="5165" w:type="pct"/>
              <w:jc w:val="center"/>
              <w:tblCellMar>
                <w:left w:w="70" w:type="dxa"/>
                <w:right w:w="70" w:type="dxa"/>
              </w:tblCellMar>
            </w:tblPrEx>
          </w:tblPrExChange>
        </w:tblPrEx>
        <w:trPr>
          <w:trHeight w:val="284"/>
          <w:jc w:val="center"/>
          <w:ins w:id="1053" w:author="Dieudo TONTPAMBO" w:date="2025-09-18T07:15:00Z"/>
          <w:trPrChange w:id="1054" w:author="Don Ferer" w:date="2026-07-31T15:48:00Z">
            <w:trPr>
              <w:gridBefore w:val="2"/>
              <w:trHeight w:val="284"/>
              <w:jc w:val="center"/>
            </w:trPr>
          </w:trPrChange>
        </w:trPr>
        <w:tc>
          <w:tcPr>
            <w:tcW w:w="9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PrChange w:id="1055" w:author="Don Ferer" w:date="2026-07-31T15:48:00Z">
              <w:tcPr>
                <w:tcW w:w="983" w:type="pct"/>
                <w:gridSpan w:val="3"/>
                <w:vMerge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7481BC1C" w14:textId="77777777" w:rsidR="00AB65B7" w:rsidRPr="00334580" w:rsidRDefault="00AB65B7" w:rsidP="00AB65B7">
            <w:pPr>
              <w:spacing w:after="0" w:line="240" w:lineRule="auto"/>
              <w:rPr>
                <w:ins w:id="1056" w:author="Dieudo TONTPAMBO" w:date="2025-09-18T07:15:00Z"/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1057" w:author="Don Ferer" w:date="2026-07-31T15:48:00Z">
              <w:tcPr>
                <w:tcW w:w="111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301A6786" w14:textId="1CE19861" w:rsidR="00AB65B7" w:rsidRPr="001E28DD" w:rsidRDefault="00AB65B7" w:rsidP="00AB65B7">
            <w:pPr>
              <w:spacing w:after="0" w:line="240" w:lineRule="auto"/>
              <w:rPr>
                <w:ins w:id="1058" w:author="Dieudo TONTPAMBO" w:date="2025-09-18T07:15:00Z"/>
                <w:rFonts w:ascii="Arial Narrow" w:eastAsia="Times New Roman" w:hAnsi="Arial Narrow" w:cs="Arial"/>
                <w:color w:val="auto"/>
                <w:sz w:val="16"/>
                <w:szCs w:val="16"/>
                <w:highlight w:val="yellow"/>
                <w:rPrChange w:id="1059" w:author="Don Ferer" w:date="2026-07-09T09:47:00Z">
                  <w:rPr>
                    <w:ins w:id="1060" w:author="Dieudo TONTPAMBO" w:date="2025-09-18T07:15:00Z"/>
                    <w:rFonts w:ascii="Arial Narrow" w:eastAsia="Times New Roman" w:hAnsi="Arial Narrow" w:cs="Arial"/>
                    <w:color w:val="auto"/>
                    <w:sz w:val="16"/>
                    <w:szCs w:val="16"/>
                  </w:rPr>
                </w:rPrChange>
              </w:rPr>
            </w:pPr>
            <w:ins w:id="1061" w:author="Dieudo TONTPAMBO" w:date="2025-09-18T07:16:00Z">
              <w:r w:rsidRPr="001E28DD"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yellow"/>
                  <w:rPrChange w:id="1062" w:author="Don Ferer" w:date="2026-07-09T09:47:00Z">
                    <w:rPr>
                      <w:rFonts w:ascii="Arial Narrow" w:eastAsia="Times New Roman" w:hAnsi="Arial Narrow" w:cs="Arial"/>
                      <w:color w:val="auto"/>
                      <w:sz w:val="16"/>
                      <w:szCs w:val="16"/>
                    </w:rPr>
                  </w:rPrChange>
                </w:rPr>
                <w:t>Plombier polyvalent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1063" w:author="Don Ferer" w:date="2026-07-31T15:48:00Z">
              <w:tcPr>
                <w:tcW w:w="1479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000241FF" w14:textId="597EF403" w:rsidR="00AB65B7" w:rsidRPr="00A8757C" w:rsidRDefault="00AB65B7" w:rsidP="00AB65B7">
            <w:pPr>
              <w:spacing w:after="0" w:line="240" w:lineRule="auto"/>
              <w:rPr>
                <w:ins w:id="1064" w:author="Dieudo TONTPAMBO" w:date="2025-09-18T07:15:00Z"/>
                <w:rFonts w:ascii="Arial Narrow" w:eastAsia="Times New Roman" w:hAnsi="Arial Narrow" w:cs="Arial"/>
                <w:sz w:val="16"/>
                <w:szCs w:val="16"/>
                <w:highlight w:val="yellow"/>
                <w:rPrChange w:id="1065" w:author="Don Ferer" w:date="2026-07-30T08:35:00Z">
                  <w:rPr>
                    <w:ins w:id="1066" w:author="Dieudo TONTPAMBO" w:date="2025-09-18T07:15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1067" w:author="Dieudo TONTPAMBO" w:date="2025-09-18T07:16:00Z">
              <w:r w:rsidRPr="00A8757C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1068" w:author="Don Ferer" w:date="2026-07-30T08:35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Niveau 3ème au moins ou être titulaire du CQP ou du CAP d'un métier de la même filière + 3 ans d'expérience professionnelle</w:t>
              </w:r>
            </w:ins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1069" w:author="Don Ferer" w:date="2026-07-31T15:48:00Z">
              <w:tcPr>
                <w:tcW w:w="573" w:type="pct"/>
                <w:gridSpan w:val="4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71AA7D98" w14:textId="76640DD9" w:rsidR="00AB65B7" w:rsidRPr="00A8757C" w:rsidRDefault="00AB65B7" w:rsidP="00AB65B7">
            <w:pPr>
              <w:spacing w:after="0" w:line="240" w:lineRule="auto"/>
              <w:jc w:val="center"/>
              <w:rPr>
                <w:ins w:id="1070" w:author="Dieudo TONTPAMBO" w:date="2025-09-18T07:15:00Z"/>
                <w:rFonts w:ascii="Arial Narrow" w:eastAsia="Times New Roman" w:hAnsi="Arial Narrow" w:cs="Arial"/>
                <w:sz w:val="16"/>
                <w:szCs w:val="16"/>
                <w:highlight w:val="yellow"/>
                <w:rPrChange w:id="1071" w:author="Don Ferer" w:date="2026-07-30T08:35:00Z">
                  <w:rPr>
                    <w:ins w:id="1072" w:author="Dieudo TONTPAMBO" w:date="2025-09-18T07:15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1073" w:author="Dieudo TONTPAMBO" w:date="2025-09-18T07:16:00Z">
              <w:r w:rsidRPr="00A8757C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1074" w:author="Don Ferer" w:date="2026-07-30T08:35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BQP</w:t>
              </w:r>
            </w:ins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1075" w:author="Don Ferer" w:date="2026-07-31T15:48:00Z">
              <w:tcPr>
                <w:tcW w:w="513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34A125A2" w14:textId="77743A36" w:rsidR="00AB65B7" w:rsidRPr="00A8757C" w:rsidRDefault="00AB65B7" w:rsidP="00AB65B7">
            <w:pPr>
              <w:spacing w:after="0" w:line="240" w:lineRule="auto"/>
              <w:jc w:val="center"/>
              <w:rPr>
                <w:ins w:id="1076" w:author="Dieudo TONTPAMBO" w:date="2025-09-18T07:15:00Z"/>
                <w:rFonts w:ascii="Arial Narrow" w:eastAsia="Times New Roman" w:hAnsi="Arial Narrow" w:cs="Arial"/>
                <w:sz w:val="16"/>
                <w:szCs w:val="16"/>
                <w:highlight w:val="yellow"/>
                <w:rPrChange w:id="1077" w:author="Don Ferer" w:date="2026-07-30T08:35:00Z">
                  <w:rPr>
                    <w:ins w:id="1078" w:author="Dieudo TONTPAMBO" w:date="2025-09-18T07:15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1079" w:author="Dieudo TONTPAMBO" w:date="2025-09-18T07:16:00Z">
              <w:r w:rsidRPr="00A8757C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1080" w:author="Don Ferer" w:date="2026-07-30T08:35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250 000</w:t>
              </w:r>
            </w:ins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1081" w:author="Don Ferer" w:date="2026-07-31T15:48:00Z">
              <w:tcPr>
                <w:tcW w:w="33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252D9165" w14:textId="40EA178A" w:rsidR="00AB65B7" w:rsidRPr="00A8757C" w:rsidRDefault="00AB65B7" w:rsidP="00AB65B7">
            <w:pPr>
              <w:spacing w:after="0" w:line="240" w:lineRule="auto"/>
              <w:jc w:val="center"/>
              <w:rPr>
                <w:ins w:id="1082" w:author="Dieudo TONTPAMBO" w:date="2025-09-18T07:15:00Z"/>
                <w:rFonts w:ascii="Arial Narrow" w:eastAsia="Times New Roman" w:hAnsi="Arial Narrow" w:cs="Arial"/>
                <w:sz w:val="16"/>
                <w:szCs w:val="16"/>
                <w:highlight w:val="yellow"/>
                <w:rPrChange w:id="1083" w:author="Don Ferer" w:date="2026-07-30T08:35:00Z">
                  <w:rPr>
                    <w:ins w:id="1084" w:author="Dieudo TONTPAMBO" w:date="2025-09-18T07:15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1085" w:author="Dieudo TONTPAMBO" w:date="2025-09-18T07:16:00Z">
              <w:r w:rsidRPr="00A8757C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1086" w:author="Don Ferer" w:date="2026-07-30T08:35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9 mois</w:t>
              </w:r>
            </w:ins>
          </w:p>
        </w:tc>
      </w:tr>
      <w:tr w:rsidR="00AB65B7" w:rsidRPr="00334580" w14:paraId="63CCAA21" w14:textId="77777777" w:rsidTr="001112CF">
        <w:tblPrEx>
          <w:tblW w:w="5165" w:type="pct"/>
          <w:jc w:val="center"/>
          <w:tblCellMar>
            <w:left w:w="70" w:type="dxa"/>
            <w:right w:w="70" w:type="dxa"/>
          </w:tblCellMar>
          <w:tblPrExChange w:id="1087" w:author="Don Ferer" w:date="2026-07-31T15:48:00Z">
            <w:tblPrEx>
              <w:tblW w:w="5165" w:type="pct"/>
              <w:jc w:val="center"/>
              <w:tblCellMar>
                <w:left w:w="70" w:type="dxa"/>
                <w:right w:w="70" w:type="dxa"/>
              </w:tblCellMar>
            </w:tblPrEx>
          </w:tblPrExChange>
        </w:tblPrEx>
        <w:trPr>
          <w:trHeight w:val="284"/>
          <w:jc w:val="center"/>
          <w:ins w:id="1088" w:author="Dieudo TONTPAMBO" w:date="2025-09-18T07:15:00Z"/>
          <w:trPrChange w:id="1089" w:author="Don Ferer" w:date="2026-07-31T15:48:00Z">
            <w:trPr>
              <w:gridBefore w:val="2"/>
              <w:trHeight w:val="284"/>
              <w:jc w:val="center"/>
            </w:trPr>
          </w:trPrChange>
        </w:trPr>
        <w:tc>
          <w:tcPr>
            <w:tcW w:w="9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PrChange w:id="1090" w:author="Don Ferer" w:date="2026-07-31T15:48:00Z">
              <w:tcPr>
                <w:tcW w:w="983" w:type="pct"/>
                <w:gridSpan w:val="3"/>
                <w:vMerge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4175334E" w14:textId="77777777" w:rsidR="00AB65B7" w:rsidRPr="00334580" w:rsidRDefault="00AB65B7" w:rsidP="00AB65B7">
            <w:pPr>
              <w:spacing w:after="0" w:line="240" w:lineRule="auto"/>
              <w:rPr>
                <w:ins w:id="1091" w:author="Dieudo TONTPAMBO" w:date="2025-09-18T07:15:00Z"/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1092" w:author="Don Ferer" w:date="2026-07-31T15:48:00Z">
              <w:tcPr>
                <w:tcW w:w="111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483E13F2" w14:textId="69A2BDC8" w:rsidR="00AB65B7" w:rsidRPr="001E28DD" w:rsidRDefault="00AB65B7" w:rsidP="00AB65B7">
            <w:pPr>
              <w:spacing w:after="0" w:line="240" w:lineRule="auto"/>
              <w:rPr>
                <w:ins w:id="1093" w:author="Dieudo TONTPAMBO" w:date="2025-09-18T07:15:00Z"/>
                <w:rFonts w:ascii="Arial Narrow" w:eastAsia="Times New Roman" w:hAnsi="Arial Narrow" w:cs="Arial"/>
                <w:color w:val="auto"/>
                <w:sz w:val="16"/>
                <w:szCs w:val="16"/>
                <w:highlight w:val="yellow"/>
                <w:rPrChange w:id="1094" w:author="Don Ferer" w:date="2026-07-09T09:47:00Z">
                  <w:rPr>
                    <w:ins w:id="1095" w:author="Dieudo TONTPAMBO" w:date="2025-09-18T07:15:00Z"/>
                    <w:rFonts w:ascii="Arial Narrow" w:eastAsia="Times New Roman" w:hAnsi="Arial Narrow" w:cs="Arial"/>
                    <w:color w:val="auto"/>
                    <w:sz w:val="16"/>
                    <w:szCs w:val="16"/>
                  </w:rPr>
                </w:rPrChange>
              </w:rPr>
            </w:pPr>
            <w:ins w:id="1096" w:author="Dieudo TONTPAMBO" w:date="2025-09-18T07:17:00Z">
              <w:r w:rsidRPr="001E28DD"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yellow"/>
                  <w:rPrChange w:id="1097" w:author="Don Ferer" w:date="2026-07-09T09:47:00Z">
                    <w:rPr>
                      <w:rFonts w:ascii="Arial Narrow" w:eastAsia="Times New Roman" w:hAnsi="Arial Narrow" w:cs="Arial"/>
                      <w:color w:val="auto"/>
                      <w:sz w:val="16"/>
                      <w:szCs w:val="16"/>
                    </w:rPr>
                  </w:rPrChange>
                </w:rPr>
                <w:t xml:space="preserve">Maintenancier </w:t>
              </w:r>
            </w:ins>
            <w:ins w:id="1098" w:author="Don Ferer" w:date="2026-07-30T08:35:00Z">
              <w:r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yellow"/>
                </w:rPr>
                <w:t xml:space="preserve">des véhicules </w:t>
              </w:r>
            </w:ins>
            <w:ins w:id="1099" w:author="Dieudo TONTPAMBO" w:date="2025-09-18T07:17:00Z">
              <w:r w:rsidRPr="001E28DD"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yellow"/>
                  <w:rPrChange w:id="1100" w:author="Don Ferer" w:date="2026-07-09T09:47:00Z">
                    <w:rPr>
                      <w:rFonts w:ascii="Arial Narrow" w:eastAsia="Times New Roman" w:hAnsi="Arial Narrow" w:cs="Arial"/>
                      <w:color w:val="auto"/>
                      <w:sz w:val="16"/>
                      <w:szCs w:val="16"/>
                    </w:rPr>
                  </w:rPrChange>
                </w:rPr>
                <w:t>automobile</w:t>
              </w:r>
            </w:ins>
            <w:ins w:id="1101" w:author="Don Ferer" w:date="2026-07-30T08:35:00Z">
              <w:r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yellow"/>
                </w:rPr>
                <w:t>s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1102" w:author="Don Ferer" w:date="2026-07-31T15:48:00Z">
              <w:tcPr>
                <w:tcW w:w="1479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1090183D" w14:textId="2E65690C" w:rsidR="00AB65B7" w:rsidRPr="00A8757C" w:rsidRDefault="00AB65B7" w:rsidP="00AB65B7">
            <w:pPr>
              <w:spacing w:after="0" w:line="240" w:lineRule="auto"/>
              <w:rPr>
                <w:ins w:id="1103" w:author="Dieudo TONTPAMBO" w:date="2025-09-18T07:15:00Z"/>
                <w:rFonts w:ascii="Arial Narrow" w:eastAsia="Times New Roman" w:hAnsi="Arial Narrow" w:cs="Arial"/>
                <w:sz w:val="16"/>
                <w:szCs w:val="16"/>
                <w:highlight w:val="yellow"/>
                <w:rPrChange w:id="1104" w:author="Don Ferer" w:date="2026-07-30T08:36:00Z">
                  <w:rPr>
                    <w:ins w:id="1105" w:author="Dieudo TONTPAMBO" w:date="2025-09-18T07:15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1106" w:author="Dieudo TONTPAMBO" w:date="2025-09-18T07:17:00Z">
              <w:r w:rsidRPr="00A8757C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1107" w:author="Don Ferer" w:date="2026-07-30T08:36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Niveau 3ème au moins ou être titulaire du CQP ou du CAP d'un métier de la même filière + 3 ans d'expérience professionnelle</w:t>
              </w:r>
            </w:ins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1108" w:author="Don Ferer" w:date="2026-07-31T15:48:00Z">
              <w:tcPr>
                <w:tcW w:w="573" w:type="pct"/>
                <w:gridSpan w:val="4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02FE902A" w14:textId="037BADD5" w:rsidR="00AB65B7" w:rsidRPr="00A8757C" w:rsidRDefault="00AB65B7" w:rsidP="00AB65B7">
            <w:pPr>
              <w:spacing w:after="0" w:line="240" w:lineRule="auto"/>
              <w:jc w:val="center"/>
              <w:rPr>
                <w:ins w:id="1109" w:author="Dieudo TONTPAMBO" w:date="2025-09-18T07:15:00Z"/>
                <w:rFonts w:ascii="Arial Narrow" w:eastAsia="Times New Roman" w:hAnsi="Arial Narrow" w:cs="Arial"/>
                <w:sz w:val="16"/>
                <w:szCs w:val="16"/>
                <w:highlight w:val="yellow"/>
                <w:rPrChange w:id="1110" w:author="Don Ferer" w:date="2026-07-30T08:36:00Z">
                  <w:rPr>
                    <w:ins w:id="1111" w:author="Dieudo TONTPAMBO" w:date="2025-09-18T07:15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1112" w:author="Dieudo TONTPAMBO" w:date="2025-09-18T07:17:00Z">
              <w:r w:rsidRPr="00A8757C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1113" w:author="Don Ferer" w:date="2026-07-30T08:36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BQP</w:t>
              </w:r>
            </w:ins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1114" w:author="Don Ferer" w:date="2026-07-31T15:48:00Z">
              <w:tcPr>
                <w:tcW w:w="513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7AED50FA" w14:textId="324F1C72" w:rsidR="00AB65B7" w:rsidRPr="00A8757C" w:rsidRDefault="00AB65B7" w:rsidP="00AB65B7">
            <w:pPr>
              <w:spacing w:after="0" w:line="240" w:lineRule="auto"/>
              <w:jc w:val="center"/>
              <w:rPr>
                <w:ins w:id="1115" w:author="Dieudo TONTPAMBO" w:date="2025-09-18T07:15:00Z"/>
                <w:rFonts w:ascii="Arial Narrow" w:eastAsia="Times New Roman" w:hAnsi="Arial Narrow" w:cs="Arial"/>
                <w:sz w:val="16"/>
                <w:szCs w:val="16"/>
                <w:highlight w:val="yellow"/>
                <w:rPrChange w:id="1116" w:author="Don Ferer" w:date="2026-07-30T08:36:00Z">
                  <w:rPr>
                    <w:ins w:id="1117" w:author="Dieudo TONTPAMBO" w:date="2025-09-18T07:15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1118" w:author="Dieudo TONTPAMBO" w:date="2025-09-18T07:17:00Z">
              <w:r w:rsidRPr="00A8757C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1119" w:author="Don Ferer" w:date="2026-07-30T08:36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250 000</w:t>
              </w:r>
            </w:ins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1120" w:author="Don Ferer" w:date="2026-07-31T15:48:00Z">
              <w:tcPr>
                <w:tcW w:w="33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7D489016" w14:textId="354699C7" w:rsidR="00AB65B7" w:rsidRPr="00A8757C" w:rsidRDefault="00AB65B7" w:rsidP="00AB65B7">
            <w:pPr>
              <w:spacing w:after="0" w:line="240" w:lineRule="auto"/>
              <w:jc w:val="center"/>
              <w:rPr>
                <w:ins w:id="1121" w:author="Dieudo TONTPAMBO" w:date="2025-09-18T07:15:00Z"/>
                <w:rFonts w:ascii="Arial Narrow" w:eastAsia="Times New Roman" w:hAnsi="Arial Narrow" w:cs="Arial"/>
                <w:sz w:val="16"/>
                <w:szCs w:val="16"/>
                <w:highlight w:val="yellow"/>
                <w:rPrChange w:id="1122" w:author="Don Ferer" w:date="2026-07-30T08:36:00Z">
                  <w:rPr>
                    <w:ins w:id="1123" w:author="Dieudo TONTPAMBO" w:date="2025-09-18T07:15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1124" w:author="Dieudo TONTPAMBO" w:date="2025-09-18T07:17:00Z">
              <w:r w:rsidRPr="00A8757C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1125" w:author="Don Ferer" w:date="2026-07-30T08:36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9 mois</w:t>
              </w:r>
            </w:ins>
          </w:p>
        </w:tc>
      </w:tr>
      <w:tr w:rsidR="00AB65B7" w:rsidRPr="00334580" w14:paraId="58658E4A" w14:textId="77777777" w:rsidTr="001112CF">
        <w:tblPrEx>
          <w:tblW w:w="5165" w:type="pct"/>
          <w:jc w:val="center"/>
          <w:tblCellMar>
            <w:left w:w="70" w:type="dxa"/>
            <w:right w:w="70" w:type="dxa"/>
          </w:tblCellMar>
          <w:tblPrExChange w:id="1126" w:author="Don Ferer" w:date="2026-07-31T15:48:00Z">
            <w:tblPrEx>
              <w:tblW w:w="5165" w:type="pct"/>
              <w:jc w:val="center"/>
              <w:tblCellMar>
                <w:left w:w="70" w:type="dxa"/>
                <w:right w:w="70" w:type="dxa"/>
              </w:tblCellMar>
            </w:tblPrEx>
          </w:tblPrExChange>
        </w:tblPrEx>
        <w:trPr>
          <w:trHeight w:val="284"/>
          <w:jc w:val="center"/>
          <w:trPrChange w:id="1127" w:author="Don Ferer" w:date="2026-07-31T15:48:00Z">
            <w:trPr>
              <w:gridBefore w:val="2"/>
              <w:trHeight w:val="284"/>
              <w:jc w:val="center"/>
            </w:trPr>
          </w:trPrChange>
        </w:trPr>
        <w:tc>
          <w:tcPr>
            <w:tcW w:w="98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  <w:tcPrChange w:id="1128" w:author="Don Ferer" w:date="2026-07-31T15:48:00Z">
              <w:tcPr>
                <w:tcW w:w="983" w:type="pct"/>
                <w:gridSpan w:val="3"/>
                <w:vMerge w:val="restart"/>
                <w:tcBorders>
                  <w:top w:val="nil"/>
                  <w:left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  <w:hideMark/>
              </w:tcPr>
            </w:tcPrChange>
          </w:tcPr>
          <w:p w14:paraId="3F069E14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  <w:t>Centre Régional de Formation Professionnelle de Dédougou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  <w:tcPrChange w:id="1129" w:author="Don Ferer" w:date="2026-07-31T15:48:00Z">
              <w:tcPr>
                <w:tcW w:w="111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  <w:hideMark/>
              </w:tcPr>
            </w:tcPrChange>
          </w:tcPr>
          <w:p w14:paraId="7BEB3716" w14:textId="77777777" w:rsidR="00AB65B7" w:rsidRPr="00915F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915F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Maçon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  <w:tcPrChange w:id="1130" w:author="Don Ferer" w:date="2026-07-31T15:48:00Z">
              <w:tcPr>
                <w:tcW w:w="1479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  <w:hideMark/>
              </w:tcPr>
            </w:tcPrChange>
          </w:tcPr>
          <w:p w14:paraId="09AD2E52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  <w:tcPrChange w:id="1131" w:author="Don Ferer" w:date="2026-07-31T15:48:00Z">
              <w:tcPr>
                <w:tcW w:w="573" w:type="pct"/>
                <w:gridSpan w:val="4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  <w:hideMark/>
              </w:tcPr>
            </w:tcPrChange>
          </w:tcPr>
          <w:p w14:paraId="53D6C5D9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  <w:tcPrChange w:id="1132" w:author="Don Ferer" w:date="2026-07-31T15:48:00Z">
              <w:tcPr>
                <w:tcW w:w="513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  <w:hideMark/>
              </w:tcPr>
            </w:tcPrChange>
          </w:tcPr>
          <w:p w14:paraId="7170E94D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  <w:tcPrChange w:id="1133" w:author="Don Ferer" w:date="2026-07-31T15:48:00Z">
              <w:tcPr>
                <w:tcW w:w="33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  <w:hideMark/>
              </w:tcPr>
            </w:tcPrChange>
          </w:tcPr>
          <w:p w14:paraId="13B31627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5D0A442C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B108898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45515A5" w14:textId="77777777" w:rsidR="00AB65B7" w:rsidRPr="00915F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915F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Plombier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F2C4065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FAF3A48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05BC2F5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B5312F0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62B3C86F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DE634A8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37F07B8" w14:textId="77777777" w:rsidR="00AB65B7" w:rsidRPr="00915F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915F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Menuisier métallique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B57ECE5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727D8DE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EB7A804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6B5ACD1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002505F7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61D237E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6E75218" w14:textId="77777777" w:rsidR="00AB65B7" w:rsidRPr="00915F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915F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Couturier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3453AD6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1EEEE9A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64428AA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FD8EDBB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72261909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7627ED8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8A8DB19" w14:textId="77777777" w:rsidR="00AB65B7" w:rsidRPr="00915F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915F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Aide-électricien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0E9F98A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B170A76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DF916D9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7EE75B2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7933A9FE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A9B5346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3D67892" w14:textId="77777777" w:rsidR="00AB65B7" w:rsidRPr="00915F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915F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Mécanicien automobile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5DC7892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60A325B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03ACB8B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A9F37FC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3152C1E9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E0D6FA1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4806527" w14:textId="77777777" w:rsidR="00AB65B7" w:rsidRPr="00915F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915F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Maintenancier automobile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CB5780F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8CBD10F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E1FFECC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>115</w:t>
            </w: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C7EA37D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AB65B7" w:rsidRPr="00334580" w14:paraId="5C4F7744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EE5D6C5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26D1636" w14:textId="77777777" w:rsidR="00AB65B7" w:rsidRPr="00915F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915F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Constructeur métallique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DF9FCDF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A66B607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161FB2A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>115</w:t>
            </w: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6ED652F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AB65B7" w:rsidRPr="00334580" w14:paraId="7EAF6A0C" w14:textId="77777777" w:rsidTr="00F06B2B">
        <w:trPr>
          <w:trHeight w:val="284"/>
          <w:jc w:val="center"/>
        </w:trPr>
        <w:tc>
          <w:tcPr>
            <w:tcW w:w="98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F5892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  <w:t>Centre Régional de Formation Professionnelle de Gaoua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5D652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Menuisier métallique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BD63E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6C2D2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CB1E7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1CCED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2D1E1E7C" w14:textId="77777777" w:rsidTr="00F06B2B">
        <w:trPr>
          <w:trHeight w:val="284"/>
          <w:jc w:val="center"/>
          <w:ins w:id="1134" w:author="Don Ferer" w:date="2026-07-09T09:48:00Z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B7BAC" w14:textId="77777777" w:rsidR="00AB65B7" w:rsidRPr="00334580" w:rsidRDefault="00AB65B7" w:rsidP="00AB65B7">
            <w:pPr>
              <w:spacing w:after="0" w:line="240" w:lineRule="auto"/>
              <w:rPr>
                <w:ins w:id="1135" w:author="Don Ferer" w:date="2026-07-09T09:48:00Z"/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B4546B" w14:textId="17D26A63" w:rsidR="00AB65B7" w:rsidRPr="007A525B" w:rsidRDefault="00AB65B7" w:rsidP="00AB65B7">
            <w:pPr>
              <w:spacing w:after="0" w:line="240" w:lineRule="auto"/>
              <w:rPr>
                <w:ins w:id="1136" w:author="Don Ferer" w:date="2026-07-09T09:48:00Z"/>
                <w:rFonts w:ascii="Arial Narrow" w:eastAsia="Times New Roman" w:hAnsi="Arial Narrow" w:cs="Arial"/>
                <w:color w:val="auto"/>
                <w:sz w:val="16"/>
                <w:szCs w:val="16"/>
                <w:highlight w:val="yellow"/>
                <w:rPrChange w:id="1137" w:author="Don Ferer" w:date="2026-07-30T08:37:00Z">
                  <w:rPr>
                    <w:ins w:id="1138" w:author="Don Ferer" w:date="2026-07-09T09:48:00Z"/>
                    <w:rFonts w:ascii="Arial Narrow" w:eastAsia="Times New Roman" w:hAnsi="Arial Narrow" w:cs="Arial"/>
                    <w:color w:val="auto"/>
                    <w:sz w:val="16"/>
                    <w:szCs w:val="16"/>
                  </w:rPr>
                </w:rPrChange>
              </w:rPr>
            </w:pPr>
            <w:ins w:id="1139" w:author="Don Ferer" w:date="2026-07-09T09:49:00Z">
              <w:r w:rsidRPr="007A525B"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yellow"/>
                  <w:rPrChange w:id="1140" w:author="Don Ferer" w:date="2026-07-30T08:37:00Z">
                    <w:rPr>
                      <w:rFonts w:ascii="Arial Narrow" w:eastAsia="Times New Roman" w:hAnsi="Arial Narrow" w:cs="Arial"/>
                      <w:color w:val="auto"/>
                      <w:sz w:val="16"/>
                      <w:szCs w:val="16"/>
                    </w:rPr>
                  </w:rPrChange>
                </w:rPr>
                <w:t xml:space="preserve">Menuisier </w:t>
              </w:r>
            </w:ins>
            <w:ins w:id="1141" w:author="Don Ferer" w:date="2026-07-10T17:13:00Z">
              <w:r w:rsidRPr="007A525B"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yellow"/>
                </w:rPr>
                <w:t xml:space="preserve">en </w:t>
              </w:r>
            </w:ins>
            <w:ins w:id="1142" w:author="Don Ferer" w:date="2026-07-09T09:49:00Z">
              <w:r w:rsidRPr="007A525B"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yellow"/>
                  <w:rPrChange w:id="1143" w:author="Don Ferer" w:date="2026-07-30T08:37:00Z">
                    <w:rPr>
                      <w:rFonts w:ascii="Arial Narrow" w:eastAsia="Times New Roman" w:hAnsi="Arial Narrow" w:cs="Arial"/>
                      <w:color w:val="auto"/>
                      <w:sz w:val="16"/>
                      <w:szCs w:val="16"/>
                    </w:rPr>
                  </w:rPrChange>
                </w:rPr>
                <w:t>aluminium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176C08" w14:textId="6C98E04D" w:rsidR="00AB65B7" w:rsidRPr="007A525B" w:rsidRDefault="00AB65B7" w:rsidP="00AB65B7">
            <w:pPr>
              <w:spacing w:after="0" w:line="240" w:lineRule="auto"/>
              <w:rPr>
                <w:ins w:id="1144" w:author="Don Ferer" w:date="2026-07-09T09:48:00Z"/>
                <w:rFonts w:ascii="Arial Narrow" w:eastAsia="Times New Roman" w:hAnsi="Arial Narrow" w:cs="Arial"/>
                <w:sz w:val="16"/>
                <w:szCs w:val="16"/>
                <w:highlight w:val="yellow"/>
                <w:rPrChange w:id="1145" w:author="Don Ferer" w:date="2026-07-30T08:37:00Z">
                  <w:rPr>
                    <w:ins w:id="1146" w:author="Don Ferer" w:date="2026-07-09T09:48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1147" w:author="Don Ferer" w:date="2026-07-09T09:49:00Z">
              <w:r w:rsidRPr="007A525B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1148" w:author="Don Ferer" w:date="2026-07-30T08:37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Niveau CM2 au moins</w:t>
              </w:r>
            </w:ins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983C9B" w14:textId="3FE1CE14" w:rsidR="00AB65B7" w:rsidRPr="007A525B" w:rsidRDefault="00AB65B7" w:rsidP="00AB65B7">
            <w:pPr>
              <w:spacing w:after="0" w:line="240" w:lineRule="auto"/>
              <w:jc w:val="center"/>
              <w:rPr>
                <w:ins w:id="1149" w:author="Don Ferer" w:date="2026-07-09T09:48:00Z"/>
                <w:rFonts w:ascii="Arial Narrow" w:eastAsia="Times New Roman" w:hAnsi="Arial Narrow" w:cs="Arial"/>
                <w:sz w:val="16"/>
                <w:szCs w:val="16"/>
                <w:highlight w:val="yellow"/>
                <w:rPrChange w:id="1150" w:author="Don Ferer" w:date="2026-07-30T08:37:00Z">
                  <w:rPr>
                    <w:ins w:id="1151" w:author="Don Ferer" w:date="2026-07-09T09:48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1152" w:author="Don Ferer" w:date="2026-07-09T09:49:00Z">
              <w:r w:rsidRPr="007A525B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1153" w:author="Don Ferer" w:date="2026-07-30T08:37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CQP</w:t>
              </w:r>
            </w:ins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59EE03" w14:textId="54ABA284" w:rsidR="00AB65B7" w:rsidRPr="007A525B" w:rsidRDefault="00AB65B7" w:rsidP="00AB65B7">
            <w:pPr>
              <w:spacing w:after="0" w:line="240" w:lineRule="auto"/>
              <w:jc w:val="center"/>
              <w:rPr>
                <w:ins w:id="1154" w:author="Don Ferer" w:date="2026-07-09T09:48:00Z"/>
                <w:rFonts w:ascii="Arial Narrow" w:eastAsia="Times New Roman" w:hAnsi="Arial Narrow" w:cs="Arial"/>
                <w:sz w:val="16"/>
                <w:szCs w:val="16"/>
                <w:highlight w:val="yellow"/>
                <w:rPrChange w:id="1155" w:author="Don Ferer" w:date="2026-07-30T08:37:00Z">
                  <w:rPr>
                    <w:ins w:id="1156" w:author="Don Ferer" w:date="2026-07-09T09:48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1157" w:author="Don Ferer" w:date="2026-07-09T09:49:00Z">
              <w:r w:rsidRPr="007A525B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1158" w:author="Don Ferer" w:date="2026-07-30T08:37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60 000</w:t>
              </w:r>
            </w:ins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0CAB8E" w14:textId="57868635" w:rsidR="00AB65B7" w:rsidRPr="007A525B" w:rsidRDefault="00AB65B7" w:rsidP="00AB65B7">
            <w:pPr>
              <w:spacing w:after="0" w:line="240" w:lineRule="auto"/>
              <w:jc w:val="center"/>
              <w:rPr>
                <w:ins w:id="1159" w:author="Don Ferer" w:date="2026-07-09T09:48:00Z"/>
                <w:rFonts w:ascii="Arial Narrow" w:eastAsia="Times New Roman" w:hAnsi="Arial Narrow" w:cs="Arial"/>
                <w:sz w:val="16"/>
                <w:szCs w:val="16"/>
                <w:highlight w:val="yellow"/>
                <w:rPrChange w:id="1160" w:author="Don Ferer" w:date="2026-07-30T08:37:00Z">
                  <w:rPr>
                    <w:ins w:id="1161" w:author="Don Ferer" w:date="2026-07-09T09:48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1162" w:author="Don Ferer" w:date="2026-07-09T09:49:00Z">
              <w:r w:rsidRPr="007A525B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1163" w:author="Don Ferer" w:date="2026-07-30T08:37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8 mois</w:t>
              </w:r>
            </w:ins>
          </w:p>
        </w:tc>
      </w:tr>
      <w:tr w:rsidR="00AB65B7" w:rsidRPr="00334580" w14:paraId="1241744A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45947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1C97E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Menuisier bois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BB24C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41168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CB01A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CAFCF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7CF6B949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6F76C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EE172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Mécanicien de vélomoteurs et Motocycles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BABF4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08BCD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02159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C200F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3C5B368D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F1D8F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DA9FA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Coiffeur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EAA0C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E5A1D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3D682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9407A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0096C087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89BD6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F27B4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Couturier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2D864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4506A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DD569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1145B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789DE4E6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4A9E0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5BE02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Aide-électricien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72A94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95BD0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4118E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24A01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73E618E6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331E8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E6FC4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Maintenancier des équipements et systèmes informatiques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28DEA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B306F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DF7C8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115 000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764E1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AB65B7" w:rsidRPr="00334580" w14:paraId="4FA96941" w14:textId="77777777" w:rsidTr="00F06B2B">
        <w:trPr>
          <w:trHeight w:val="356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5D5637D9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sz w:val="18"/>
                <w:szCs w:val="18"/>
              </w:rPr>
              <w:t>Direction Inter Régionale n°3</w:t>
            </w:r>
          </w:p>
        </w:tc>
      </w:tr>
      <w:tr w:rsidR="00AB65B7" w:rsidRPr="00334580" w14:paraId="043D1C99" w14:textId="77777777" w:rsidTr="00F06B2B">
        <w:trPr>
          <w:trHeight w:val="284"/>
          <w:jc w:val="center"/>
        </w:trPr>
        <w:tc>
          <w:tcPr>
            <w:tcW w:w="98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137D242" w14:textId="7D37AD61" w:rsidR="00AB65B7" w:rsidRPr="0071491D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  <w:r w:rsidRPr="0071491D"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  <w:t>Centre de Formation Professionnelle de Référence de Ziniaré</w:t>
            </w:r>
            <w:r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  <w:t xml:space="preserve"> (CFPR-Z)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589FA2E" w14:textId="77777777" w:rsidR="00AB65B7" w:rsidRPr="0071491D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71491D">
              <w:rPr>
                <w:rFonts w:ascii="Arial Narrow" w:eastAsia="Times New Roman" w:hAnsi="Arial Narrow" w:cs="Arial"/>
                <w:sz w:val="16"/>
                <w:szCs w:val="16"/>
              </w:rPr>
              <w:t xml:space="preserve">Menuisier agenceur 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94F8622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AD9B4DF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CFCA5C7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370AA2C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AB65B7" w:rsidRPr="00334580" w14:paraId="6578248D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77EDF6B" w14:textId="77777777" w:rsidR="00AB65B7" w:rsidRPr="0071491D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94DCA70" w14:textId="77777777" w:rsidR="00AB65B7" w:rsidRPr="0071491D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71491D">
              <w:rPr>
                <w:rFonts w:ascii="Arial Narrow" w:eastAsia="Times New Roman" w:hAnsi="Arial Narrow" w:cs="Arial"/>
                <w:sz w:val="16"/>
                <w:szCs w:val="16"/>
              </w:rPr>
              <w:t>Electricien du bâtiment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85BF7DD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B40B692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CA8DE59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566D7F8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AB65B7" w:rsidRPr="00334580" w14:paraId="7A710130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D1F1ECC" w14:textId="77777777" w:rsidR="00AB65B7" w:rsidRPr="0071491D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DED4F54" w14:textId="77777777" w:rsidR="00AB65B7" w:rsidRPr="0071491D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71491D">
              <w:rPr>
                <w:rFonts w:ascii="Arial Narrow" w:eastAsia="Times New Roman" w:hAnsi="Arial Narrow" w:cs="Arial"/>
                <w:sz w:val="16"/>
                <w:szCs w:val="16"/>
              </w:rPr>
              <w:t>Maintenancier automobile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4090D7A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A56D17E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FAFB63F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2EF893F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AB65B7" w:rsidRPr="00334580" w14:paraId="0E2FD296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C477D54" w14:textId="77777777" w:rsidR="00AB65B7" w:rsidRPr="0071491D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D9FF920" w14:textId="77777777" w:rsidR="00AB65B7" w:rsidRPr="0071491D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71491D">
              <w:rPr>
                <w:rFonts w:ascii="Arial Narrow" w:eastAsia="Times New Roman" w:hAnsi="Arial Narrow" w:cs="Arial"/>
                <w:sz w:val="16"/>
                <w:szCs w:val="16"/>
              </w:rPr>
              <w:t>Maçon polyvalent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D2512E6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252C5F7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C81685A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B8D1373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AB65B7" w:rsidRPr="00334580" w14:paraId="727AB681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BAE739F" w14:textId="77777777" w:rsidR="00AB65B7" w:rsidRPr="0071491D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E967E44" w14:textId="77777777" w:rsidR="00AB65B7" w:rsidRPr="0071491D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71491D">
              <w:rPr>
                <w:rFonts w:ascii="Arial Narrow" w:eastAsia="Times New Roman" w:hAnsi="Arial Narrow" w:cs="Arial"/>
                <w:sz w:val="16"/>
                <w:szCs w:val="16"/>
              </w:rPr>
              <w:t>Constructeur métallique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E76D8EE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06D27AF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6983CC3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2</w:t>
            </w:r>
            <w:r>
              <w:rPr>
                <w:rFonts w:ascii="Arial Narrow" w:eastAsia="Times New Roman" w:hAnsi="Arial Narrow" w:cs="Arial"/>
                <w:sz w:val="16"/>
                <w:szCs w:val="16"/>
              </w:rPr>
              <w:t>50</w:t>
            </w: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95FFD06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AB65B7" w:rsidRPr="00334580" w14:paraId="72292F08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8B85F48" w14:textId="77777777" w:rsidR="00AB65B7" w:rsidRPr="0071491D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42C4712" w14:textId="77777777" w:rsidR="00AB65B7" w:rsidRPr="0071491D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71491D">
              <w:rPr>
                <w:rFonts w:ascii="Arial Narrow" w:eastAsia="Times New Roman" w:hAnsi="Arial Narrow" w:cs="Arial"/>
                <w:sz w:val="16"/>
                <w:szCs w:val="16"/>
              </w:rPr>
              <w:t>Tourneur/fraiseur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1AF1EF5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643774B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5444D5E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858CFD0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AB65B7" w:rsidRPr="00334580" w14:paraId="323ED444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0FE4942" w14:textId="77777777" w:rsidR="00AB65B7" w:rsidRPr="0071491D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64D2C7D" w14:textId="77777777" w:rsidR="00AB65B7" w:rsidRPr="0071491D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71491D">
              <w:rPr>
                <w:rFonts w:ascii="Arial Narrow" w:eastAsia="Times New Roman" w:hAnsi="Arial Narrow" w:cs="Arial"/>
                <w:sz w:val="16"/>
                <w:szCs w:val="16"/>
              </w:rPr>
              <w:t>Maintenancier des équipements et systèmes informatiques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9B08422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3CA0C8F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9507554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EB21E3D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AB65B7" w:rsidRPr="00334580" w14:paraId="4E99078E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F6200D5" w14:textId="77777777" w:rsidR="00AB65B7" w:rsidRPr="0071491D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DC6B3D5" w14:textId="7E480B10" w:rsidR="00AB65B7" w:rsidRPr="00856ED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C00000"/>
                <w:sz w:val="16"/>
                <w:szCs w:val="16"/>
              </w:rPr>
            </w:pPr>
            <w:r w:rsidRPr="00BA5B0F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Installateur de systèmes électroniques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AEDE505" w14:textId="77777777" w:rsidR="00AB65B7" w:rsidRPr="000252E3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0252E3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77C736" w14:textId="77777777" w:rsidR="00AB65B7" w:rsidRPr="000252E3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0252E3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52226A7" w14:textId="77777777" w:rsidR="00AB65B7" w:rsidRPr="000252E3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0252E3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A31ABD0" w14:textId="77777777" w:rsidR="00AB65B7" w:rsidRPr="000252E3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0252E3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9 mois</w:t>
            </w:r>
          </w:p>
        </w:tc>
      </w:tr>
      <w:tr w:rsidR="00AB65B7" w:rsidRPr="00334580" w14:paraId="61F533A9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FC3A6E1" w14:textId="77777777" w:rsidR="00AB65B7" w:rsidRPr="0071491D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FE5ECD6" w14:textId="77777777" w:rsidR="00AB65B7" w:rsidRPr="0071491D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71491D">
              <w:rPr>
                <w:rFonts w:ascii="Arial Narrow" w:eastAsia="Times New Roman" w:hAnsi="Arial Narrow" w:cs="Arial"/>
                <w:sz w:val="16"/>
                <w:szCs w:val="16"/>
              </w:rPr>
              <w:t>Câbleur industriel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2BBCB8C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97C92CC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B188D41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7EFB4BB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AB65B7" w:rsidRPr="00334580" w14:paraId="21CE9C2F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6CBD069" w14:textId="77777777" w:rsidR="00AB65B7" w:rsidRPr="0071491D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40702D8" w14:textId="77777777" w:rsidR="00AB65B7" w:rsidRPr="0071491D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71491D">
              <w:rPr>
                <w:rFonts w:ascii="Arial Narrow" w:eastAsia="Times New Roman" w:hAnsi="Arial Narrow" w:cs="Arial"/>
                <w:sz w:val="16"/>
                <w:szCs w:val="16"/>
              </w:rPr>
              <w:t>Monteur /dépanneur en climatisation individuelle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C04E2E0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2806D04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3E2EA6D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3482560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AB65B7" w:rsidRPr="00334580" w14:paraId="75ABD669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E4A756B" w14:textId="77777777" w:rsidR="00AB65B7" w:rsidRPr="0071491D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9874224" w14:textId="77777777" w:rsidR="00AB65B7" w:rsidRPr="0071491D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71491D">
              <w:rPr>
                <w:rFonts w:ascii="Arial Narrow" w:eastAsia="Times New Roman" w:hAnsi="Arial Narrow" w:cs="Arial"/>
                <w:sz w:val="16"/>
                <w:szCs w:val="16"/>
              </w:rPr>
              <w:t>Boulanger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50148BA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D4FE5C2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D2E0351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>3</w:t>
            </w: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9420AF8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AB65B7" w:rsidRPr="00334580" w14:paraId="34BDD72B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C4D5FD2" w14:textId="77777777" w:rsidR="00AB65B7" w:rsidRPr="0071491D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F61E7DD" w14:textId="77777777" w:rsidR="00AB65B7" w:rsidRPr="0071491D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71491D">
              <w:rPr>
                <w:rFonts w:ascii="Arial Narrow" w:eastAsia="Times New Roman" w:hAnsi="Arial Narrow" w:cs="Arial"/>
                <w:sz w:val="16"/>
                <w:szCs w:val="16"/>
              </w:rPr>
              <w:t>Chef de chantier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A08C455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de la classe de 1ère, ou être titulaire du  BQP ou du BEP dans la filière ou le corps de métier + 3 ans d'expérience professionnelle prouvé (attestation, certificat de travail)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D60A974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BPT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0517FF0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350 000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1A5E7E3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10 mois</w:t>
            </w:r>
          </w:p>
        </w:tc>
      </w:tr>
      <w:tr w:rsidR="00AB65B7" w:rsidRPr="00334580" w14:paraId="14D95711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7A41ABB" w14:textId="77777777" w:rsidR="00AB65B7" w:rsidRPr="0071491D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DA25392" w14:textId="404EC029" w:rsidR="00AB65B7" w:rsidRPr="00243BEA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00B050"/>
                <w:sz w:val="16"/>
                <w:szCs w:val="16"/>
              </w:rPr>
            </w:pPr>
            <w:r w:rsidRPr="00243BE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Reparateur de climatisation automobile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6CE77F" w14:textId="39928ED5" w:rsidR="00AB65B7" w:rsidRPr="00243BEA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00B050"/>
                <w:sz w:val="16"/>
                <w:szCs w:val="16"/>
              </w:rPr>
            </w:pPr>
            <w:r w:rsidRPr="00243BEA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7F9DCB6" w14:textId="602ECD4D" w:rsidR="00AB65B7" w:rsidRPr="00243BEA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B050"/>
                <w:sz w:val="16"/>
                <w:szCs w:val="16"/>
              </w:rPr>
            </w:pPr>
            <w:r w:rsidRPr="00243BE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7950956" w14:textId="7E86F17D" w:rsidR="00AB65B7" w:rsidRPr="00243BEA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B050"/>
                <w:sz w:val="16"/>
                <w:szCs w:val="16"/>
              </w:rPr>
            </w:pPr>
            <w:r w:rsidRPr="00243BE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B93EC34" w14:textId="0F0A0D78" w:rsidR="00AB65B7" w:rsidRPr="00243BEA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B050"/>
                <w:sz w:val="16"/>
                <w:szCs w:val="16"/>
              </w:rPr>
            </w:pPr>
            <w:r w:rsidRPr="00243BE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10 mois</w:t>
            </w:r>
          </w:p>
        </w:tc>
      </w:tr>
      <w:tr w:rsidR="00AB65B7" w:rsidRPr="00334580" w14:paraId="65E46125" w14:textId="77777777" w:rsidTr="00F06B2B">
        <w:trPr>
          <w:trHeight w:val="284"/>
          <w:jc w:val="center"/>
          <w:ins w:id="1164" w:author="Don Ferer" w:date="2026-07-10T17:24:00Z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A2F70EA" w14:textId="77777777" w:rsidR="00AB65B7" w:rsidRPr="0071491D" w:rsidRDefault="00AB65B7" w:rsidP="00AB65B7">
            <w:pPr>
              <w:spacing w:after="0" w:line="240" w:lineRule="auto"/>
              <w:rPr>
                <w:ins w:id="1165" w:author="Don Ferer" w:date="2026-07-10T17:24:00Z"/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90B81D2" w14:textId="0C3BC644" w:rsidR="00AB65B7" w:rsidRPr="00805D7F" w:rsidRDefault="00AB65B7" w:rsidP="00AB65B7">
            <w:pPr>
              <w:spacing w:after="0" w:line="240" w:lineRule="auto"/>
              <w:rPr>
                <w:ins w:id="1166" w:author="Don Ferer" w:date="2026-07-10T17:24:00Z"/>
                <w:rFonts w:ascii="Arial Narrow" w:eastAsia="Times New Roman" w:hAnsi="Arial Narrow" w:cs="Arial"/>
                <w:color w:val="auto"/>
                <w:sz w:val="16"/>
                <w:szCs w:val="16"/>
                <w:highlight w:val="yellow"/>
                <w:rPrChange w:id="1167" w:author="Don Ferer" w:date="2026-07-10T17:29:00Z">
                  <w:rPr>
                    <w:ins w:id="1168" w:author="Don Ferer" w:date="2026-07-10T17:24:00Z"/>
                    <w:rFonts w:ascii="Arial Narrow" w:eastAsia="Times New Roman" w:hAnsi="Arial Narrow" w:cs="Arial"/>
                    <w:color w:val="auto"/>
                    <w:sz w:val="16"/>
                    <w:szCs w:val="16"/>
                  </w:rPr>
                </w:rPrChange>
              </w:rPr>
            </w:pPr>
            <w:ins w:id="1169" w:author="Don Ferer" w:date="2026-07-10T17:26:00Z">
              <w:r w:rsidRPr="00654437"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green"/>
                  <w:rPrChange w:id="1170" w:author="Don Ferer" w:date="2026-07-29T16:39:00Z">
                    <w:rPr>
                      <w:rFonts w:ascii="Arial Narrow" w:eastAsia="Times New Roman" w:hAnsi="Arial Narrow" w:cs="Arial"/>
                      <w:color w:val="auto"/>
                      <w:sz w:val="16"/>
                      <w:szCs w:val="16"/>
                      <w:highlight w:val="yellow"/>
                    </w:rPr>
                  </w:rPrChange>
                </w:rPr>
                <w:t>Décorateur/staffer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98033B3" w14:textId="66DC6E80" w:rsidR="00AB65B7" w:rsidRPr="005279C3" w:rsidRDefault="00AB65B7" w:rsidP="00AB65B7">
            <w:pPr>
              <w:spacing w:after="0" w:line="240" w:lineRule="auto"/>
              <w:rPr>
                <w:ins w:id="1171" w:author="Don Ferer" w:date="2026-07-10T17:24:00Z"/>
                <w:rFonts w:ascii="Arial Narrow" w:eastAsia="Times New Roman" w:hAnsi="Arial Narrow" w:cs="Arial"/>
                <w:sz w:val="16"/>
                <w:szCs w:val="16"/>
                <w:highlight w:val="green"/>
                <w:rPrChange w:id="1172" w:author="Don Ferer" w:date="2026-07-30T13:36:00Z">
                  <w:rPr>
                    <w:ins w:id="1173" w:author="Don Ferer" w:date="2026-07-10T17:24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1174" w:author="Don Ferer" w:date="2026-07-10T17:26:00Z">
              <w:r w:rsidRPr="005279C3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1175" w:author="Don Ferer" w:date="2026-07-30T13:36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 xml:space="preserve">Niveau CM2 au moins </w:t>
              </w:r>
            </w:ins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64C2EC6" w14:textId="318801A3" w:rsidR="00AB65B7" w:rsidRPr="005279C3" w:rsidRDefault="00AB65B7" w:rsidP="00AB65B7">
            <w:pPr>
              <w:spacing w:after="0" w:line="240" w:lineRule="auto"/>
              <w:jc w:val="center"/>
              <w:rPr>
                <w:ins w:id="1176" w:author="Don Ferer" w:date="2026-07-10T17:24:00Z"/>
                <w:rFonts w:ascii="Arial Narrow" w:eastAsia="Times New Roman" w:hAnsi="Arial Narrow" w:cs="Arial"/>
                <w:color w:val="auto"/>
                <w:sz w:val="16"/>
                <w:szCs w:val="16"/>
                <w:highlight w:val="green"/>
                <w:rPrChange w:id="1177" w:author="Don Ferer" w:date="2026-07-30T13:36:00Z">
                  <w:rPr>
                    <w:ins w:id="1178" w:author="Don Ferer" w:date="2026-07-10T17:24:00Z"/>
                    <w:rFonts w:ascii="Arial Narrow" w:eastAsia="Times New Roman" w:hAnsi="Arial Narrow" w:cs="Arial"/>
                    <w:color w:val="auto"/>
                    <w:sz w:val="16"/>
                    <w:szCs w:val="16"/>
                  </w:rPr>
                </w:rPrChange>
              </w:rPr>
            </w:pPr>
            <w:ins w:id="1179" w:author="Don Ferer" w:date="2026-07-10T17:26:00Z">
              <w:r w:rsidRPr="005279C3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1180" w:author="Don Ferer" w:date="2026-07-30T13:36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CQP</w:t>
              </w:r>
            </w:ins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3AB261D" w14:textId="5041B30C" w:rsidR="00AB65B7" w:rsidRPr="005279C3" w:rsidRDefault="00AB65B7" w:rsidP="00AB65B7">
            <w:pPr>
              <w:spacing w:after="0" w:line="240" w:lineRule="auto"/>
              <w:jc w:val="center"/>
              <w:rPr>
                <w:ins w:id="1181" w:author="Don Ferer" w:date="2026-07-10T17:24:00Z"/>
                <w:rFonts w:ascii="Arial Narrow" w:eastAsia="Times New Roman" w:hAnsi="Arial Narrow" w:cs="Arial"/>
                <w:color w:val="auto"/>
                <w:sz w:val="16"/>
                <w:szCs w:val="16"/>
                <w:highlight w:val="green"/>
                <w:rPrChange w:id="1182" w:author="Don Ferer" w:date="2026-07-30T13:36:00Z">
                  <w:rPr>
                    <w:ins w:id="1183" w:author="Don Ferer" w:date="2026-07-10T17:24:00Z"/>
                    <w:rFonts w:ascii="Arial Narrow" w:eastAsia="Times New Roman" w:hAnsi="Arial Narrow" w:cs="Arial"/>
                    <w:color w:val="auto"/>
                    <w:sz w:val="16"/>
                    <w:szCs w:val="16"/>
                  </w:rPr>
                </w:rPrChange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E20B9C" w14:textId="0A64AD60" w:rsidR="00AB65B7" w:rsidRPr="005279C3" w:rsidRDefault="00AB65B7" w:rsidP="00AB65B7">
            <w:pPr>
              <w:spacing w:after="0" w:line="240" w:lineRule="auto"/>
              <w:jc w:val="center"/>
              <w:rPr>
                <w:ins w:id="1184" w:author="Don Ferer" w:date="2026-07-10T17:24:00Z"/>
                <w:rFonts w:ascii="Arial Narrow" w:eastAsia="Times New Roman" w:hAnsi="Arial Narrow" w:cs="Arial"/>
                <w:color w:val="auto"/>
                <w:sz w:val="16"/>
                <w:szCs w:val="16"/>
                <w:highlight w:val="green"/>
                <w:rPrChange w:id="1185" w:author="Don Ferer" w:date="2026-07-30T13:36:00Z">
                  <w:rPr>
                    <w:ins w:id="1186" w:author="Don Ferer" w:date="2026-07-10T17:24:00Z"/>
                    <w:rFonts w:ascii="Arial Narrow" w:eastAsia="Times New Roman" w:hAnsi="Arial Narrow" w:cs="Arial"/>
                    <w:color w:val="auto"/>
                    <w:sz w:val="16"/>
                    <w:szCs w:val="16"/>
                  </w:rPr>
                </w:rPrChange>
              </w:rPr>
            </w:pPr>
            <w:ins w:id="1187" w:author="Don Ferer" w:date="2026-07-10T17:26:00Z">
              <w:r w:rsidRPr="005279C3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1188" w:author="Don Ferer" w:date="2026-07-30T13:36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8 mois</w:t>
              </w:r>
            </w:ins>
          </w:p>
        </w:tc>
      </w:tr>
      <w:tr w:rsidR="00AB65B7" w:rsidRPr="00334580" w14:paraId="724EB68A" w14:textId="77777777" w:rsidTr="00F06B2B">
        <w:trPr>
          <w:trHeight w:val="284"/>
          <w:jc w:val="center"/>
          <w:ins w:id="1189" w:author="Don Ferer" w:date="2026-07-10T17:24:00Z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B4CA678" w14:textId="77777777" w:rsidR="00AB65B7" w:rsidRPr="0071491D" w:rsidRDefault="00AB65B7" w:rsidP="00AB65B7">
            <w:pPr>
              <w:spacing w:after="0" w:line="240" w:lineRule="auto"/>
              <w:rPr>
                <w:ins w:id="1190" w:author="Don Ferer" w:date="2026-07-10T17:24:00Z"/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69B52DD" w14:textId="1AC5CD36" w:rsidR="00AB65B7" w:rsidRPr="00805D7F" w:rsidRDefault="00AB65B7" w:rsidP="00AB65B7">
            <w:pPr>
              <w:spacing w:after="0" w:line="240" w:lineRule="auto"/>
              <w:rPr>
                <w:ins w:id="1191" w:author="Don Ferer" w:date="2026-07-10T17:24:00Z"/>
                <w:rFonts w:ascii="Arial Narrow" w:eastAsia="Times New Roman" w:hAnsi="Arial Narrow" w:cs="Arial"/>
                <w:color w:val="auto"/>
                <w:sz w:val="16"/>
                <w:szCs w:val="16"/>
                <w:highlight w:val="yellow"/>
                <w:rPrChange w:id="1192" w:author="Don Ferer" w:date="2026-07-10T17:29:00Z">
                  <w:rPr>
                    <w:ins w:id="1193" w:author="Don Ferer" w:date="2026-07-10T17:24:00Z"/>
                    <w:rFonts w:ascii="Arial Narrow" w:eastAsia="Times New Roman" w:hAnsi="Arial Narrow" w:cs="Arial"/>
                    <w:color w:val="auto"/>
                    <w:sz w:val="16"/>
                    <w:szCs w:val="16"/>
                  </w:rPr>
                </w:rPrChange>
              </w:rPr>
            </w:pPr>
            <w:ins w:id="1194" w:author="Don Ferer" w:date="2026-07-10T17:27:00Z">
              <w:r w:rsidRPr="00654437"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green"/>
                  <w:rPrChange w:id="1195" w:author="Don Ferer" w:date="2026-07-29T16:38:00Z">
                    <w:rPr>
                      <w:rFonts w:ascii="Arial Narrow" w:eastAsia="Times New Roman" w:hAnsi="Arial Narrow" w:cs="Arial"/>
                      <w:color w:val="auto"/>
                      <w:sz w:val="16"/>
                      <w:szCs w:val="16"/>
                    </w:rPr>
                  </w:rPrChange>
                </w:rPr>
                <w:t>Peintre bâtiment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FC6B922" w14:textId="315E5B2C" w:rsidR="00AB65B7" w:rsidRPr="005279C3" w:rsidRDefault="00AB65B7" w:rsidP="00AB65B7">
            <w:pPr>
              <w:spacing w:after="0" w:line="240" w:lineRule="auto"/>
              <w:rPr>
                <w:ins w:id="1196" w:author="Don Ferer" w:date="2026-07-10T17:24:00Z"/>
                <w:rFonts w:ascii="Arial Narrow" w:eastAsia="Times New Roman" w:hAnsi="Arial Narrow" w:cs="Arial"/>
                <w:sz w:val="16"/>
                <w:szCs w:val="16"/>
                <w:highlight w:val="green"/>
                <w:rPrChange w:id="1197" w:author="Don Ferer" w:date="2026-07-30T13:36:00Z">
                  <w:rPr>
                    <w:ins w:id="1198" w:author="Don Ferer" w:date="2026-07-10T17:24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1199" w:author="Don Ferer" w:date="2026-07-10T17:27:00Z">
              <w:r w:rsidRPr="005279C3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1200" w:author="Don Ferer" w:date="2026-07-30T13:36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 xml:space="preserve">Niveau CM2 au moins </w:t>
              </w:r>
            </w:ins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5B926D2" w14:textId="0BDC7690" w:rsidR="00AB65B7" w:rsidRPr="005279C3" w:rsidRDefault="00AB65B7" w:rsidP="00AB65B7">
            <w:pPr>
              <w:spacing w:after="0" w:line="240" w:lineRule="auto"/>
              <w:jc w:val="center"/>
              <w:rPr>
                <w:ins w:id="1201" w:author="Don Ferer" w:date="2026-07-10T17:24:00Z"/>
                <w:rFonts w:ascii="Arial Narrow" w:eastAsia="Times New Roman" w:hAnsi="Arial Narrow" w:cs="Arial"/>
                <w:color w:val="auto"/>
                <w:sz w:val="16"/>
                <w:szCs w:val="16"/>
                <w:highlight w:val="green"/>
                <w:rPrChange w:id="1202" w:author="Don Ferer" w:date="2026-07-30T13:36:00Z">
                  <w:rPr>
                    <w:ins w:id="1203" w:author="Don Ferer" w:date="2026-07-10T17:24:00Z"/>
                    <w:rFonts w:ascii="Arial Narrow" w:eastAsia="Times New Roman" w:hAnsi="Arial Narrow" w:cs="Arial"/>
                    <w:color w:val="auto"/>
                    <w:sz w:val="16"/>
                    <w:szCs w:val="16"/>
                  </w:rPr>
                </w:rPrChange>
              </w:rPr>
            </w:pPr>
            <w:ins w:id="1204" w:author="Don Ferer" w:date="2026-07-10T17:27:00Z">
              <w:r w:rsidRPr="005279C3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1205" w:author="Don Ferer" w:date="2026-07-30T13:36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CQP</w:t>
              </w:r>
            </w:ins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B12F51E" w14:textId="037EBC7D" w:rsidR="00AB65B7" w:rsidRPr="005279C3" w:rsidRDefault="00AB65B7" w:rsidP="00AB65B7">
            <w:pPr>
              <w:spacing w:after="0" w:line="240" w:lineRule="auto"/>
              <w:jc w:val="center"/>
              <w:rPr>
                <w:ins w:id="1206" w:author="Don Ferer" w:date="2026-07-10T17:24:00Z"/>
                <w:rFonts w:ascii="Arial Narrow" w:eastAsia="Times New Roman" w:hAnsi="Arial Narrow" w:cs="Arial"/>
                <w:color w:val="auto"/>
                <w:sz w:val="16"/>
                <w:szCs w:val="16"/>
                <w:highlight w:val="green"/>
                <w:rPrChange w:id="1207" w:author="Don Ferer" w:date="2026-07-30T13:36:00Z">
                  <w:rPr>
                    <w:ins w:id="1208" w:author="Don Ferer" w:date="2026-07-10T17:24:00Z"/>
                    <w:rFonts w:ascii="Arial Narrow" w:eastAsia="Times New Roman" w:hAnsi="Arial Narrow" w:cs="Arial"/>
                    <w:color w:val="auto"/>
                    <w:sz w:val="16"/>
                    <w:szCs w:val="16"/>
                  </w:rPr>
                </w:rPrChange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1526DE5" w14:textId="29CFCE86" w:rsidR="00AB65B7" w:rsidRPr="005279C3" w:rsidRDefault="00AB65B7" w:rsidP="00AB65B7">
            <w:pPr>
              <w:spacing w:after="0" w:line="240" w:lineRule="auto"/>
              <w:jc w:val="center"/>
              <w:rPr>
                <w:ins w:id="1209" w:author="Don Ferer" w:date="2026-07-10T17:24:00Z"/>
                <w:rFonts w:ascii="Arial Narrow" w:eastAsia="Times New Roman" w:hAnsi="Arial Narrow" w:cs="Arial"/>
                <w:color w:val="auto"/>
                <w:sz w:val="16"/>
                <w:szCs w:val="16"/>
                <w:highlight w:val="green"/>
                <w:rPrChange w:id="1210" w:author="Don Ferer" w:date="2026-07-30T13:36:00Z">
                  <w:rPr>
                    <w:ins w:id="1211" w:author="Don Ferer" w:date="2026-07-10T17:24:00Z"/>
                    <w:rFonts w:ascii="Arial Narrow" w:eastAsia="Times New Roman" w:hAnsi="Arial Narrow" w:cs="Arial"/>
                    <w:color w:val="auto"/>
                    <w:sz w:val="16"/>
                    <w:szCs w:val="16"/>
                  </w:rPr>
                </w:rPrChange>
              </w:rPr>
            </w:pPr>
            <w:ins w:id="1212" w:author="Don Ferer" w:date="2026-07-10T17:27:00Z">
              <w:r w:rsidRPr="005279C3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1213" w:author="Don Ferer" w:date="2026-07-30T13:36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9 mois</w:t>
              </w:r>
            </w:ins>
          </w:p>
        </w:tc>
      </w:tr>
      <w:tr w:rsidR="00AB65B7" w:rsidRPr="00334580" w14:paraId="05428AD5" w14:textId="77777777" w:rsidTr="00F06B2B">
        <w:trPr>
          <w:trHeight w:val="284"/>
          <w:jc w:val="center"/>
          <w:ins w:id="1214" w:author="Don Ferer" w:date="2026-07-26T11:13:00Z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DA782CA" w14:textId="77777777" w:rsidR="00AB65B7" w:rsidRPr="0071491D" w:rsidRDefault="00AB65B7" w:rsidP="00AB65B7">
            <w:pPr>
              <w:spacing w:after="0" w:line="240" w:lineRule="auto"/>
              <w:rPr>
                <w:ins w:id="1215" w:author="Don Ferer" w:date="2026-07-26T11:13:00Z"/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E51631C" w14:textId="27A2364D" w:rsidR="00AB65B7" w:rsidRPr="002C0E61" w:rsidRDefault="00AB65B7" w:rsidP="00AB65B7">
            <w:pPr>
              <w:spacing w:after="0" w:line="240" w:lineRule="auto"/>
              <w:rPr>
                <w:ins w:id="1216" w:author="Don Ferer" w:date="2026-07-26T11:13:00Z"/>
                <w:rFonts w:ascii="Arial Narrow" w:eastAsia="Times New Roman" w:hAnsi="Arial Narrow" w:cs="Arial"/>
                <w:color w:val="auto"/>
                <w:sz w:val="16"/>
                <w:szCs w:val="16"/>
                <w:highlight w:val="yellow"/>
              </w:rPr>
            </w:pPr>
            <w:ins w:id="1217" w:author="Don Ferer" w:date="2026-07-26T11:14:00Z">
              <w:r w:rsidRPr="00654437"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green"/>
                  <w:rPrChange w:id="1218" w:author="Don Ferer" w:date="2026-07-29T16:40:00Z">
                    <w:rPr>
                      <w:rFonts w:ascii="Arial Narrow" w:eastAsia="Times New Roman" w:hAnsi="Arial Narrow" w:cs="Arial"/>
                      <w:color w:val="auto"/>
                      <w:sz w:val="16"/>
                      <w:szCs w:val="16"/>
                      <w:highlight w:val="yellow"/>
                    </w:rPr>
                  </w:rPrChange>
                </w:rPr>
                <w:t>Carreleur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3542050" w14:textId="23B98B10" w:rsidR="00AB65B7" w:rsidRPr="005279C3" w:rsidRDefault="00AB65B7" w:rsidP="00AB65B7">
            <w:pPr>
              <w:spacing w:after="0" w:line="240" w:lineRule="auto"/>
              <w:rPr>
                <w:ins w:id="1219" w:author="Don Ferer" w:date="2026-07-26T11:13:00Z"/>
                <w:rFonts w:ascii="Arial Narrow" w:eastAsia="Times New Roman" w:hAnsi="Arial Narrow" w:cs="Arial"/>
                <w:sz w:val="16"/>
                <w:szCs w:val="16"/>
                <w:highlight w:val="green"/>
                <w:rPrChange w:id="1220" w:author="Don Ferer" w:date="2026-07-30T13:36:00Z">
                  <w:rPr>
                    <w:ins w:id="1221" w:author="Don Ferer" w:date="2026-07-26T11:13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1222" w:author="Don Ferer" w:date="2026-07-26T11:14:00Z">
              <w:r w:rsidRPr="005279C3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1223" w:author="Don Ferer" w:date="2026-07-30T13:36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 xml:space="preserve">Niveau CM2 au moins </w:t>
              </w:r>
            </w:ins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D684959" w14:textId="2018B058" w:rsidR="00AB65B7" w:rsidRPr="005279C3" w:rsidRDefault="00AB65B7" w:rsidP="00AB65B7">
            <w:pPr>
              <w:spacing w:after="0" w:line="240" w:lineRule="auto"/>
              <w:jc w:val="center"/>
              <w:rPr>
                <w:ins w:id="1224" w:author="Don Ferer" w:date="2026-07-26T11:13:00Z"/>
                <w:rFonts w:ascii="Arial Narrow" w:eastAsia="Times New Roman" w:hAnsi="Arial Narrow" w:cs="Arial"/>
                <w:sz w:val="16"/>
                <w:szCs w:val="16"/>
                <w:highlight w:val="green"/>
                <w:rPrChange w:id="1225" w:author="Don Ferer" w:date="2026-07-30T13:36:00Z">
                  <w:rPr>
                    <w:ins w:id="1226" w:author="Don Ferer" w:date="2026-07-26T11:13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1227" w:author="Don Ferer" w:date="2026-07-26T11:14:00Z">
              <w:r w:rsidRPr="005279C3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1228" w:author="Don Ferer" w:date="2026-07-30T13:36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CQP</w:t>
              </w:r>
            </w:ins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4D29C38" w14:textId="3011B4D1" w:rsidR="00AB65B7" w:rsidRPr="005279C3" w:rsidRDefault="00AB65B7" w:rsidP="00AB65B7">
            <w:pPr>
              <w:spacing w:after="0" w:line="240" w:lineRule="auto"/>
              <w:jc w:val="center"/>
              <w:rPr>
                <w:ins w:id="1229" w:author="Don Ferer" w:date="2026-07-26T11:13:00Z"/>
                <w:rFonts w:ascii="Arial Narrow" w:eastAsia="Times New Roman" w:hAnsi="Arial Narrow" w:cs="Arial"/>
                <w:sz w:val="16"/>
                <w:szCs w:val="16"/>
                <w:highlight w:val="green"/>
                <w:rPrChange w:id="1230" w:author="Don Ferer" w:date="2026-07-30T13:36:00Z">
                  <w:rPr>
                    <w:ins w:id="1231" w:author="Don Ferer" w:date="2026-07-26T11:13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EBFF5B8" w14:textId="091387E2" w:rsidR="00AB65B7" w:rsidRPr="005279C3" w:rsidRDefault="00AB65B7" w:rsidP="00AB65B7">
            <w:pPr>
              <w:spacing w:after="0" w:line="240" w:lineRule="auto"/>
              <w:jc w:val="center"/>
              <w:rPr>
                <w:ins w:id="1232" w:author="Don Ferer" w:date="2026-07-26T11:13:00Z"/>
                <w:rFonts w:ascii="Arial Narrow" w:eastAsia="Times New Roman" w:hAnsi="Arial Narrow" w:cs="Arial"/>
                <w:sz w:val="16"/>
                <w:szCs w:val="16"/>
                <w:highlight w:val="green"/>
                <w:rPrChange w:id="1233" w:author="Don Ferer" w:date="2026-07-30T13:36:00Z">
                  <w:rPr>
                    <w:ins w:id="1234" w:author="Don Ferer" w:date="2026-07-26T11:13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1235" w:author="Don Ferer" w:date="2026-07-26T11:14:00Z">
              <w:r w:rsidRPr="005279C3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1236" w:author="Don Ferer" w:date="2026-07-30T13:36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9 mois</w:t>
              </w:r>
            </w:ins>
          </w:p>
        </w:tc>
      </w:tr>
      <w:tr w:rsidR="00AB65B7" w:rsidRPr="00334580" w14:paraId="0E6B48F8" w14:textId="77777777" w:rsidTr="00F06B2B">
        <w:trPr>
          <w:trHeight w:val="284"/>
          <w:jc w:val="center"/>
          <w:ins w:id="1237" w:author="Don Ferer" w:date="2026-07-31T18:50:00Z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7ABAF9C" w14:textId="77777777" w:rsidR="00AB65B7" w:rsidRPr="0071491D" w:rsidRDefault="00AB65B7" w:rsidP="00AB65B7">
            <w:pPr>
              <w:spacing w:after="0" w:line="240" w:lineRule="auto"/>
              <w:rPr>
                <w:ins w:id="1238" w:author="Don Ferer" w:date="2026-07-31T18:50:00Z"/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7CDDB3" w14:textId="41B811C8" w:rsidR="00AB65B7" w:rsidRPr="001A5D71" w:rsidRDefault="00AB65B7" w:rsidP="00AB65B7">
            <w:pPr>
              <w:spacing w:after="0" w:line="240" w:lineRule="auto"/>
              <w:rPr>
                <w:ins w:id="1239" w:author="Don Ferer" w:date="2026-07-31T18:50:00Z"/>
                <w:rFonts w:ascii="Arial Narrow" w:eastAsia="Times New Roman" w:hAnsi="Arial Narrow" w:cs="Arial"/>
                <w:color w:val="auto"/>
                <w:sz w:val="16"/>
                <w:szCs w:val="16"/>
                <w:highlight w:val="green"/>
              </w:rPr>
            </w:pPr>
            <w:ins w:id="1240" w:author="Don Ferer" w:date="2026-07-31T18:50:00Z">
              <w:r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green"/>
                </w:rPr>
                <w:t xml:space="preserve">Menuisier </w:t>
              </w:r>
            </w:ins>
            <w:ins w:id="1241" w:author="Don Ferer" w:date="2026-07-31T18:51:00Z">
              <w:r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green"/>
                </w:rPr>
                <w:t xml:space="preserve">en </w:t>
              </w:r>
            </w:ins>
            <w:ins w:id="1242" w:author="Don Ferer" w:date="2026-07-31T18:50:00Z">
              <w:r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green"/>
                </w:rPr>
                <w:t>aluminium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151D053" w14:textId="7E57CCC9" w:rsidR="00AB65B7" w:rsidRPr="001A5D71" w:rsidRDefault="00AB65B7" w:rsidP="00AB65B7">
            <w:pPr>
              <w:spacing w:after="0" w:line="240" w:lineRule="auto"/>
              <w:rPr>
                <w:ins w:id="1243" w:author="Don Ferer" w:date="2026-07-31T18:50:00Z"/>
                <w:rFonts w:ascii="Arial Narrow" w:eastAsia="Times New Roman" w:hAnsi="Arial Narrow" w:cs="Arial"/>
                <w:sz w:val="16"/>
                <w:szCs w:val="16"/>
                <w:highlight w:val="green"/>
              </w:rPr>
            </w:pPr>
            <w:ins w:id="1244" w:author="Don Ferer" w:date="2026-07-31T18:50:00Z">
              <w:r w:rsidRPr="00D327D6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</w:rPr>
                <w:t xml:space="preserve">Niveau CM2 au moins </w:t>
              </w:r>
            </w:ins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AB1F81C" w14:textId="09583DC6" w:rsidR="00AB65B7" w:rsidRPr="001A5D71" w:rsidRDefault="00AB65B7" w:rsidP="00AB65B7">
            <w:pPr>
              <w:spacing w:after="0" w:line="240" w:lineRule="auto"/>
              <w:jc w:val="center"/>
              <w:rPr>
                <w:ins w:id="1245" w:author="Don Ferer" w:date="2026-07-31T18:50:00Z"/>
                <w:rFonts w:ascii="Arial Narrow" w:eastAsia="Times New Roman" w:hAnsi="Arial Narrow" w:cs="Arial"/>
                <w:sz w:val="16"/>
                <w:szCs w:val="16"/>
                <w:highlight w:val="green"/>
              </w:rPr>
            </w:pPr>
            <w:ins w:id="1246" w:author="Don Ferer" w:date="2026-07-31T18:50:00Z">
              <w:r w:rsidRPr="00D327D6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</w:rPr>
                <w:t>CQP</w:t>
              </w:r>
            </w:ins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8884308" w14:textId="77777777" w:rsidR="00AB65B7" w:rsidRPr="005279C3" w:rsidRDefault="00AB65B7" w:rsidP="00AB65B7">
            <w:pPr>
              <w:spacing w:after="0" w:line="240" w:lineRule="auto"/>
              <w:jc w:val="center"/>
              <w:rPr>
                <w:ins w:id="1247" w:author="Don Ferer" w:date="2026-07-31T18:50:00Z"/>
                <w:rFonts w:ascii="Arial Narrow" w:eastAsia="Times New Roman" w:hAnsi="Arial Narrow" w:cs="Arial"/>
                <w:sz w:val="16"/>
                <w:szCs w:val="16"/>
                <w:highlight w:val="green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E806339" w14:textId="1946870F" w:rsidR="00AB65B7" w:rsidRPr="001A5D71" w:rsidRDefault="00AB65B7" w:rsidP="00AB65B7">
            <w:pPr>
              <w:spacing w:after="0" w:line="240" w:lineRule="auto"/>
              <w:jc w:val="center"/>
              <w:rPr>
                <w:ins w:id="1248" w:author="Don Ferer" w:date="2026-07-31T18:50:00Z"/>
                <w:rFonts w:ascii="Arial Narrow" w:eastAsia="Times New Roman" w:hAnsi="Arial Narrow" w:cs="Arial"/>
                <w:sz w:val="16"/>
                <w:szCs w:val="16"/>
                <w:highlight w:val="green"/>
              </w:rPr>
            </w:pPr>
            <w:ins w:id="1249" w:author="Don Ferer" w:date="2026-07-31T18:50:00Z">
              <w:r w:rsidRPr="00D327D6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</w:rPr>
                <w:t>9 mois</w:t>
              </w:r>
            </w:ins>
          </w:p>
        </w:tc>
      </w:tr>
      <w:tr w:rsidR="00AB65B7" w:rsidRPr="00334580" w14:paraId="21F79974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1F44F14" w14:textId="77777777" w:rsidR="00AB65B7" w:rsidRPr="0071491D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48AB6E4" w14:textId="77777777" w:rsidR="00AB65B7" w:rsidRPr="0071491D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71491D">
              <w:rPr>
                <w:rFonts w:ascii="Arial Narrow" w:eastAsia="Times New Roman" w:hAnsi="Arial Narrow" w:cs="Arial"/>
                <w:sz w:val="16"/>
                <w:szCs w:val="16"/>
              </w:rPr>
              <w:t>Métreur-vérificateur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8970FA3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de la classe de 1ère, ou être titulaire du  BQP ou du BEP dans la filière ou le corps de métier + 3 ans d'expérience professionnelle prouvé (attestation, certificat de travail)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63FACA4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BPT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3CEF3E9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350 000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56FED83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10 mois</w:t>
            </w:r>
          </w:p>
        </w:tc>
      </w:tr>
      <w:tr w:rsidR="00AB65B7" w:rsidRPr="00334580" w14:paraId="04278E48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2C6A8F8" w14:textId="77777777" w:rsidR="00AB65B7" w:rsidRPr="0071491D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A4D03EB" w14:textId="77777777" w:rsidR="00AB65B7" w:rsidRPr="0071491D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71491D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Technicien de maintenance automobile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79C0F55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de la classe de 1ère, ou être titulaire du  BQP ou du BEP dans la filière ou le corps de métier + 3 ans d'expérience professionnelle prouvé (attestation, certificat de travail)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9051C3A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BPT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418A992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350 000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12E3157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10 mois</w:t>
            </w:r>
          </w:p>
        </w:tc>
      </w:tr>
      <w:tr w:rsidR="00AB65B7" w:rsidRPr="00334580" w14:paraId="3E59A731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C8A120E" w14:textId="77777777" w:rsidR="00AB65B7" w:rsidRPr="0071491D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7E3A23D" w14:textId="53B8318E" w:rsidR="00AB65B7" w:rsidRPr="0071491D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71491D">
              <w:rPr>
                <w:rFonts w:ascii="Arial Narrow" w:eastAsia="Times New Roman" w:hAnsi="Arial Narrow" w:cs="Arial"/>
                <w:sz w:val="16"/>
                <w:szCs w:val="16"/>
              </w:rPr>
              <w:t>Op</w:t>
            </w:r>
            <w:ins w:id="1250" w:author="Don Ferer" w:date="2026-07-10T17:31:00Z">
              <w:r>
                <w:rPr>
                  <w:rFonts w:ascii="Arial Narrow" w:eastAsia="Times New Roman" w:hAnsi="Arial Narrow" w:cs="Arial"/>
                  <w:sz w:val="16"/>
                  <w:szCs w:val="16"/>
                </w:rPr>
                <w:t>é</w:t>
              </w:r>
            </w:ins>
            <w:del w:id="1251" w:author="Don Ferer" w:date="2026-07-10T17:31:00Z">
              <w:r w:rsidRPr="0071491D" w:rsidDel="00783ADC">
                <w:rPr>
                  <w:rFonts w:ascii="Arial Narrow" w:eastAsia="Times New Roman" w:hAnsi="Arial Narrow" w:cs="Arial"/>
                  <w:sz w:val="16"/>
                  <w:szCs w:val="16"/>
                </w:rPr>
                <w:delText>e</w:delText>
              </w:r>
            </w:del>
            <w:r w:rsidRPr="0071491D">
              <w:rPr>
                <w:rFonts w:ascii="Arial Narrow" w:eastAsia="Times New Roman" w:hAnsi="Arial Narrow" w:cs="Arial"/>
                <w:sz w:val="16"/>
                <w:szCs w:val="16"/>
              </w:rPr>
              <w:t>rateur de machines-outils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2D3E170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de la classe de 1ère, ou être titulaire du BQP ou du BEP dans la filière ou le corps de métier + 3 ans d'expérience professionnelle prouvé (attestation, certificat de travail)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57C7961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BPT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3494319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350 000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C9FED27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10 mois</w:t>
            </w:r>
          </w:p>
        </w:tc>
      </w:tr>
      <w:tr w:rsidR="00AB65B7" w:rsidRPr="00334580" w14:paraId="46F4FB38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06FDB38" w14:textId="77777777" w:rsidR="00AB65B7" w:rsidRPr="0071491D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E39B3B5" w14:textId="77777777" w:rsidR="00AB65B7" w:rsidRPr="0071491D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71491D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Electromécanicien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6B001B7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de la classe de 1ère, ou être titulaire du BQP ou du BEP dans la filière ou le corps de métier + 3 ans d'expérience professionnelle prouvé (attestation, certificat de travail)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93EB6F3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BPT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5FD70A7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350 000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6D7917A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10 mois</w:t>
            </w:r>
          </w:p>
        </w:tc>
      </w:tr>
      <w:tr w:rsidR="00AB65B7" w:rsidRPr="00334580" w14:paraId="43D511E9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F565D99" w14:textId="77777777" w:rsidR="00AB65B7" w:rsidRPr="0071491D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F5190A5" w14:textId="77777777" w:rsidR="00AB65B7" w:rsidRPr="0071491D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71491D">
              <w:rPr>
                <w:rFonts w:ascii="Arial Narrow" w:eastAsia="Times New Roman" w:hAnsi="Arial Narrow" w:cs="Arial"/>
                <w:sz w:val="16"/>
                <w:szCs w:val="16"/>
              </w:rPr>
              <w:t>Installateur de système solaire photovoltaïque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726F085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de la classe de 1ère, ou être titulaire du BQP ou du BEP dans la filière ou le corps de métier + 3 ans d'expérience professionnelle prouvé (attestation, certificat de travail)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BE5EB6C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BPT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E853E30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350 000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8AF9ADE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10 mois</w:t>
            </w:r>
          </w:p>
        </w:tc>
      </w:tr>
      <w:tr w:rsidR="00AB65B7" w:rsidRPr="00334580" w14:paraId="002AF034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01CFAA0" w14:textId="77777777" w:rsidR="00AB65B7" w:rsidRPr="0071491D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2C7A3F1" w14:textId="77777777" w:rsidR="00AB65B7" w:rsidRPr="0071491D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71491D">
              <w:rPr>
                <w:rFonts w:ascii="Arial Narrow" w:eastAsia="Times New Roman" w:hAnsi="Arial Narrow" w:cs="Arial"/>
                <w:sz w:val="16"/>
                <w:szCs w:val="16"/>
              </w:rPr>
              <w:t>Electronicien de maintenance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FE929E5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de la classe de 1ère, ou être titulaire du BQP ou du BEP dans la filière ou le corps de métier + 3 ans d'expérience professionnelle prouvé (attestation, certificat de travail)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EF90BC3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BPT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344FBF2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350 000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8827763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10 mois</w:t>
            </w:r>
          </w:p>
        </w:tc>
      </w:tr>
      <w:tr w:rsidR="00AB65B7" w:rsidRPr="00334580" w14:paraId="322DBC75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A4DA933" w14:textId="77777777" w:rsidR="00AB65B7" w:rsidRPr="0071491D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060C6BE" w14:textId="77777777" w:rsidR="00AB65B7" w:rsidRPr="0071491D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71491D">
              <w:rPr>
                <w:rFonts w:ascii="Arial Narrow" w:eastAsia="Times New Roman" w:hAnsi="Arial Narrow" w:cs="Arial"/>
                <w:sz w:val="16"/>
                <w:szCs w:val="16"/>
              </w:rPr>
              <w:t>Monteur/dépanneur en climatisation centralisée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BB55E99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de la classe de 1ère, ou être titulaire du BQP ou du BEP dans la filière ou le corps de métier + 3 ans d'expérience professionnelle prouvé (attestation, certificat de travail)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7FB009A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BPT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352F8DF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350 000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12276A0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10 mois</w:t>
            </w:r>
          </w:p>
        </w:tc>
      </w:tr>
      <w:tr w:rsidR="00AB65B7" w:rsidRPr="00334580" w14:paraId="28AD90E7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FA3904D" w14:textId="77777777" w:rsidR="00AB65B7" w:rsidRPr="0071491D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0E38B80" w14:textId="77777777" w:rsidR="00AB65B7" w:rsidRPr="0071491D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71491D">
              <w:rPr>
                <w:rFonts w:ascii="Arial Narrow" w:eastAsia="Times New Roman" w:hAnsi="Arial Narrow" w:cs="Arial"/>
                <w:sz w:val="16"/>
                <w:szCs w:val="16"/>
              </w:rPr>
              <w:t>Pâtissier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46B89D1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de la classe de 1ère, ou être titulaire du BQP ou du BEP dans la filière ou le corps de métier + 3 ans d'expérience professionnelle prouvé (attestation, certificat de travail)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C92C202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BPT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529B194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350 000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B8E2EFE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10 mois</w:t>
            </w:r>
          </w:p>
        </w:tc>
      </w:tr>
      <w:tr w:rsidR="00AB65B7" w:rsidRPr="00334580" w14:paraId="72A92364" w14:textId="77777777" w:rsidTr="00F06B2B">
        <w:trPr>
          <w:trHeight w:val="284"/>
          <w:jc w:val="center"/>
        </w:trPr>
        <w:tc>
          <w:tcPr>
            <w:tcW w:w="98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CC476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  <w:t>Centre Provincial de Formation Professionnelle de Gourcy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9B4D8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Maçon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B6B00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4E978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D6DD8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BDBB8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2C6BD502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FB5B4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A9654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Couturier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5E97D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B1323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9FE6F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29E33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3B45A68A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784B8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B5C43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Mécanicien de vélomoteurs et Motocycles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F52E1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B41BB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55B0E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303CC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54A2C2D0" w14:textId="77777777" w:rsidTr="00F06B2B">
        <w:trPr>
          <w:trHeight w:val="284"/>
          <w:jc w:val="center"/>
        </w:trPr>
        <w:tc>
          <w:tcPr>
            <w:tcW w:w="983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A12D884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  <w:t>Centre Régional de Formation Professionnelle de Dori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0093EBB" w14:textId="77777777" w:rsidR="00AB65B7" w:rsidRPr="006B38F3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6B38F3">
              <w:rPr>
                <w:rFonts w:ascii="Arial Narrow" w:eastAsia="Times New Roman" w:hAnsi="Arial Narrow" w:cs="Arial"/>
                <w:sz w:val="16"/>
                <w:szCs w:val="16"/>
              </w:rPr>
              <w:t>Maçon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DB872A9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813985B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2C8C887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BC1CB57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10756BF2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318894C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F57D304" w14:textId="77777777" w:rsidR="00AB65B7" w:rsidRPr="006B38F3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6B38F3">
              <w:rPr>
                <w:rFonts w:ascii="Arial Narrow" w:eastAsia="Times New Roman" w:hAnsi="Arial Narrow" w:cs="Arial"/>
                <w:sz w:val="16"/>
                <w:szCs w:val="16"/>
              </w:rPr>
              <w:t>Menuisier métallique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7473951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26EA262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95847CB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AC70773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77658379" w14:textId="77777777" w:rsidTr="00F06B2B">
        <w:trPr>
          <w:trHeight w:val="284"/>
          <w:jc w:val="center"/>
          <w:ins w:id="1252" w:author="Don Ferer" w:date="2026-07-26T11:06:00Z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D7496DC" w14:textId="77777777" w:rsidR="00AB65B7" w:rsidRPr="00334580" w:rsidRDefault="00AB65B7" w:rsidP="00AB65B7">
            <w:pPr>
              <w:spacing w:after="0" w:line="240" w:lineRule="auto"/>
              <w:rPr>
                <w:ins w:id="1253" w:author="Don Ferer" w:date="2026-07-26T11:06:00Z"/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CCC8050" w14:textId="366C8047" w:rsidR="00AB65B7" w:rsidRPr="006B38F3" w:rsidRDefault="00AB65B7" w:rsidP="00AB65B7">
            <w:pPr>
              <w:spacing w:after="0" w:line="240" w:lineRule="auto"/>
              <w:rPr>
                <w:ins w:id="1254" w:author="Don Ferer" w:date="2026-07-26T11:06:00Z"/>
                <w:rFonts w:ascii="Arial Narrow" w:eastAsia="Times New Roman" w:hAnsi="Arial Narrow" w:cs="Arial"/>
                <w:sz w:val="16"/>
                <w:szCs w:val="16"/>
              </w:rPr>
            </w:pPr>
            <w:ins w:id="1255" w:author="Don Ferer" w:date="2026-07-26T11:06:00Z">
              <w:r w:rsidRPr="00654437"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green"/>
                  <w:rPrChange w:id="1256" w:author="Don Ferer" w:date="2026-07-29T16:37:00Z">
                    <w:rPr>
                      <w:rFonts w:ascii="Arial Narrow" w:eastAsia="Times New Roman" w:hAnsi="Arial Narrow" w:cs="Arial"/>
                      <w:color w:val="auto"/>
                      <w:sz w:val="16"/>
                      <w:szCs w:val="16"/>
                      <w:highlight w:val="yellow"/>
                    </w:rPr>
                  </w:rPrChange>
                </w:rPr>
                <w:t>Coiffeur dame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C6369C8" w14:textId="7B81EE45" w:rsidR="00AB65B7" w:rsidRPr="0051164F" w:rsidRDefault="00AB65B7" w:rsidP="00AB65B7">
            <w:pPr>
              <w:spacing w:after="0" w:line="240" w:lineRule="auto"/>
              <w:rPr>
                <w:ins w:id="1257" w:author="Don Ferer" w:date="2026-07-26T11:06:00Z"/>
                <w:rFonts w:ascii="Arial Narrow" w:eastAsia="Times New Roman" w:hAnsi="Arial Narrow" w:cs="Arial"/>
                <w:sz w:val="16"/>
                <w:szCs w:val="16"/>
                <w:highlight w:val="green"/>
                <w:rPrChange w:id="1258" w:author="Don Ferer" w:date="2026-07-30T08:51:00Z">
                  <w:rPr>
                    <w:ins w:id="1259" w:author="Don Ferer" w:date="2026-07-26T11:06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1260" w:author="Don Ferer" w:date="2026-07-26T11:06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1261" w:author="Don Ferer" w:date="2026-07-30T08:51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Niveau CM2 au moins</w:t>
              </w:r>
            </w:ins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CDE0D14" w14:textId="429EBC09" w:rsidR="00AB65B7" w:rsidRPr="0051164F" w:rsidRDefault="00AB65B7" w:rsidP="00AB65B7">
            <w:pPr>
              <w:spacing w:after="0" w:line="240" w:lineRule="auto"/>
              <w:jc w:val="center"/>
              <w:rPr>
                <w:ins w:id="1262" w:author="Don Ferer" w:date="2026-07-26T11:06:00Z"/>
                <w:rFonts w:ascii="Arial Narrow" w:eastAsia="Times New Roman" w:hAnsi="Arial Narrow" w:cs="Arial"/>
                <w:sz w:val="16"/>
                <w:szCs w:val="16"/>
                <w:highlight w:val="green"/>
                <w:rPrChange w:id="1263" w:author="Don Ferer" w:date="2026-07-30T08:51:00Z">
                  <w:rPr>
                    <w:ins w:id="1264" w:author="Don Ferer" w:date="2026-07-26T11:06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1265" w:author="Don Ferer" w:date="2026-07-26T11:06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1266" w:author="Don Ferer" w:date="2026-07-30T08:51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CQP</w:t>
              </w:r>
            </w:ins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DA86F91" w14:textId="5EA07F8E" w:rsidR="00AB65B7" w:rsidRPr="0051164F" w:rsidRDefault="00AB65B7" w:rsidP="00AB65B7">
            <w:pPr>
              <w:spacing w:after="0" w:line="240" w:lineRule="auto"/>
              <w:jc w:val="center"/>
              <w:rPr>
                <w:ins w:id="1267" w:author="Don Ferer" w:date="2026-07-26T11:06:00Z"/>
                <w:rFonts w:ascii="Arial Narrow" w:eastAsia="Times New Roman" w:hAnsi="Arial Narrow" w:cs="Arial"/>
                <w:sz w:val="16"/>
                <w:szCs w:val="16"/>
                <w:highlight w:val="green"/>
                <w:rPrChange w:id="1268" w:author="Don Ferer" w:date="2026-07-30T08:51:00Z">
                  <w:rPr>
                    <w:ins w:id="1269" w:author="Don Ferer" w:date="2026-07-26T11:06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1270" w:author="Don Ferer" w:date="2026-07-26T11:06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1271" w:author="Don Ferer" w:date="2026-07-30T08:51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60 000</w:t>
              </w:r>
            </w:ins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1CCC31A" w14:textId="4E4A6611" w:rsidR="00AB65B7" w:rsidRPr="0051164F" w:rsidRDefault="00AB65B7" w:rsidP="00AB65B7">
            <w:pPr>
              <w:spacing w:after="0" w:line="240" w:lineRule="auto"/>
              <w:jc w:val="center"/>
              <w:rPr>
                <w:ins w:id="1272" w:author="Don Ferer" w:date="2026-07-26T11:06:00Z"/>
                <w:rFonts w:ascii="Arial Narrow" w:eastAsia="Times New Roman" w:hAnsi="Arial Narrow" w:cs="Arial"/>
                <w:sz w:val="16"/>
                <w:szCs w:val="16"/>
                <w:highlight w:val="green"/>
                <w:rPrChange w:id="1273" w:author="Don Ferer" w:date="2026-07-30T08:51:00Z">
                  <w:rPr>
                    <w:ins w:id="1274" w:author="Don Ferer" w:date="2026-07-26T11:06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1275" w:author="Don Ferer" w:date="2026-07-26T11:06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1276" w:author="Don Ferer" w:date="2026-07-30T08:51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8 mois</w:t>
              </w:r>
            </w:ins>
          </w:p>
        </w:tc>
      </w:tr>
      <w:tr w:rsidR="00AB65B7" w:rsidRPr="00334580" w14:paraId="7D1B3F6C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3BAD9FE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24985CB" w14:textId="77777777" w:rsidR="00AB65B7" w:rsidRPr="006B38F3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6B38F3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Couturier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99E9024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30C9549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4C7F40C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5EA6B18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334DF1A3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95D0BEC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19F0F9D" w14:textId="77777777" w:rsidR="00AB65B7" w:rsidRPr="006B38F3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6B38F3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Aide-électricien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26BA52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EC6D625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D123B1C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F7269B5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5052B7E7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03BCC7C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1209BD2" w14:textId="77777777" w:rsidR="00AB65B7" w:rsidRPr="006B38F3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6B38F3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Menuisier bois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B069AE8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771AB65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EC917EE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3A80849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124B2F57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65FB87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36F1F05" w14:textId="77777777" w:rsidR="00AB65B7" w:rsidRPr="006B38F3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6B38F3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Mécanicien automobile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905C667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D99311C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8FDFB40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29CBEA9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09BBC554" w14:textId="77777777" w:rsidTr="00F06B2B">
        <w:trPr>
          <w:trHeight w:val="284"/>
          <w:jc w:val="center"/>
        </w:trPr>
        <w:tc>
          <w:tcPr>
            <w:tcW w:w="98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3DD31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  <w:lastRenderedPageBreak/>
              <w:t>Centre Régional de Formation Professionnelle de Kaya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990AB" w14:textId="77777777" w:rsidR="00AB65B7" w:rsidRPr="006B38F3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6B38F3">
              <w:rPr>
                <w:rFonts w:ascii="Arial Narrow" w:eastAsia="Times New Roman" w:hAnsi="Arial Narrow" w:cs="Arial"/>
                <w:sz w:val="16"/>
                <w:szCs w:val="16"/>
              </w:rPr>
              <w:t xml:space="preserve">Menuisier métallique 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FD13A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A877F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CDC6A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0C112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2A3D45F6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DEFAD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07040" w14:textId="77777777" w:rsidR="00AB65B7" w:rsidRPr="006B38F3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6B38F3">
              <w:rPr>
                <w:rFonts w:ascii="Arial Narrow" w:eastAsia="Times New Roman" w:hAnsi="Arial Narrow" w:cs="Arial"/>
                <w:sz w:val="16"/>
                <w:szCs w:val="16"/>
              </w:rPr>
              <w:t>Menuisier bois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F2E21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96A9A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B5BC7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CC639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2EE0E7F5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1AC43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A3B2A" w14:textId="77777777" w:rsidR="00AB65B7" w:rsidRPr="006B38F3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6B38F3">
              <w:rPr>
                <w:rFonts w:ascii="Arial Narrow" w:eastAsia="Times New Roman" w:hAnsi="Arial Narrow" w:cs="Arial"/>
                <w:sz w:val="16"/>
                <w:szCs w:val="16"/>
              </w:rPr>
              <w:t>Mécanicien de vélomoteurs et Motocycles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C9646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DB101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C4856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FC978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7B5ACDD2" w14:textId="77777777" w:rsidTr="00F06B2B">
        <w:trPr>
          <w:trHeight w:val="284"/>
          <w:jc w:val="center"/>
          <w:ins w:id="1277" w:author="Don Ferer" w:date="2026-07-31T17:23:00Z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A7750" w14:textId="77777777" w:rsidR="00AB65B7" w:rsidRPr="00334580" w:rsidRDefault="00AB65B7" w:rsidP="00AB65B7">
            <w:pPr>
              <w:spacing w:after="0" w:line="240" w:lineRule="auto"/>
              <w:rPr>
                <w:ins w:id="1278" w:author="Don Ferer" w:date="2026-07-31T17:23:00Z"/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801C2B" w14:textId="1DEAE359" w:rsidR="00AB65B7" w:rsidRPr="006B38F3" w:rsidRDefault="00AB65B7" w:rsidP="00AB65B7">
            <w:pPr>
              <w:spacing w:after="0" w:line="240" w:lineRule="auto"/>
              <w:rPr>
                <w:ins w:id="1279" w:author="Don Ferer" w:date="2026-07-31T17:23:00Z"/>
                <w:rFonts w:ascii="Arial Narrow" w:eastAsia="Times New Roman" w:hAnsi="Arial Narrow" w:cs="Arial"/>
                <w:sz w:val="16"/>
                <w:szCs w:val="16"/>
              </w:rPr>
            </w:pPr>
            <w:ins w:id="1280" w:author="Don Ferer" w:date="2026-07-31T17:23:00Z">
              <w:r w:rsidRPr="00AB5FE4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</w:rPr>
                <w:t>Styliste-modéliste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C56ADF" w14:textId="57208EBE" w:rsidR="00AB65B7" w:rsidRPr="00334580" w:rsidRDefault="00AB65B7" w:rsidP="00AB65B7">
            <w:pPr>
              <w:spacing w:after="0" w:line="240" w:lineRule="auto"/>
              <w:rPr>
                <w:ins w:id="1281" w:author="Don Ferer" w:date="2026-07-31T17:23:00Z"/>
                <w:rFonts w:ascii="Arial Narrow" w:eastAsia="Times New Roman" w:hAnsi="Arial Narrow" w:cs="Arial"/>
                <w:sz w:val="16"/>
                <w:szCs w:val="16"/>
              </w:rPr>
            </w:pPr>
            <w:ins w:id="1282" w:author="Don Ferer" w:date="2026-07-31T17:23:00Z">
              <w:r w:rsidRPr="00AB5FE4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</w:rPr>
                <w:t>Niveau 3ème au moins ou être titulaire du CQP ou du CAP d'un métier de la même filière + 3 ans d'expérience professionnelle</w:t>
              </w:r>
            </w:ins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A1D144" w14:textId="1710FED2" w:rsidR="00AB65B7" w:rsidRPr="00334580" w:rsidRDefault="00AB65B7" w:rsidP="00AB65B7">
            <w:pPr>
              <w:spacing w:after="0" w:line="240" w:lineRule="auto"/>
              <w:jc w:val="center"/>
              <w:rPr>
                <w:ins w:id="1283" w:author="Don Ferer" w:date="2026-07-31T17:23:00Z"/>
                <w:rFonts w:ascii="Arial Narrow" w:eastAsia="Times New Roman" w:hAnsi="Arial Narrow" w:cs="Arial"/>
                <w:sz w:val="16"/>
                <w:szCs w:val="16"/>
              </w:rPr>
            </w:pPr>
            <w:ins w:id="1284" w:author="Don Ferer" w:date="2026-07-31T17:23:00Z">
              <w:r w:rsidRPr="00AB5FE4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</w:rPr>
                <w:t>BQP</w:t>
              </w:r>
            </w:ins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E5F90B" w14:textId="77777777" w:rsidR="00AB65B7" w:rsidRPr="00334580" w:rsidRDefault="00AB65B7" w:rsidP="00AB65B7">
            <w:pPr>
              <w:spacing w:after="0" w:line="240" w:lineRule="auto"/>
              <w:jc w:val="center"/>
              <w:rPr>
                <w:ins w:id="1285" w:author="Don Ferer" w:date="2026-07-31T17:23:00Z"/>
                <w:rFonts w:ascii="Arial Narrow" w:eastAsia="Times New Roman" w:hAnsi="Arial Narrow" w:cs="Arial"/>
                <w:sz w:val="16"/>
                <w:szCs w:val="16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8FDE96" w14:textId="020C7212" w:rsidR="00AB65B7" w:rsidRPr="00334580" w:rsidRDefault="00AB65B7" w:rsidP="00AB65B7">
            <w:pPr>
              <w:spacing w:after="0" w:line="240" w:lineRule="auto"/>
              <w:jc w:val="center"/>
              <w:rPr>
                <w:ins w:id="1286" w:author="Don Ferer" w:date="2026-07-31T17:23:00Z"/>
                <w:rFonts w:ascii="Arial Narrow" w:eastAsia="Times New Roman" w:hAnsi="Arial Narrow" w:cs="Arial"/>
                <w:sz w:val="16"/>
                <w:szCs w:val="16"/>
              </w:rPr>
            </w:pPr>
            <w:ins w:id="1287" w:author="Don Ferer" w:date="2026-07-31T17:23:00Z">
              <w:r w:rsidRPr="00AB5FE4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</w:rPr>
                <w:t>9 mois</w:t>
              </w:r>
            </w:ins>
          </w:p>
        </w:tc>
      </w:tr>
      <w:tr w:rsidR="00AB65B7" w:rsidRPr="00334580" w14:paraId="442EEA81" w14:textId="77777777" w:rsidTr="00F06B2B">
        <w:trPr>
          <w:trHeight w:val="284"/>
          <w:jc w:val="center"/>
          <w:ins w:id="1288" w:author="Don Ferer" w:date="2026-07-09T09:57:00Z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07630" w14:textId="77777777" w:rsidR="00AB65B7" w:rsidRPr="00334580" w:rsidRDefault="00AB65B7" w:rsidP="00AB65B7">
            <w:pPr>
              <w:spacing w:after="0" w:line="240" w:lineRule="auto"/>
              <w:rPr>
                <w:ins w:id="1289" w:author="Don Ferer" w:date="2026-07-09T09:57:00Z"/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A2E42E" w14:textId="3DC2C357" w:rsidR="00AB65B7" w:rsidRPr="00BD5FBC" w:rsidRDefault="00AB65B7" w:rsidP="00AB65B7">
            <w:pPr>
              <w:spacing w:after="0" w:line="240" w:lineRule="auto"/>
              <w:rPr>
                <w:ins w:id="1290" w:author="Don Ferer" w:date="2026-07-09T09:57:00Z"/>
                <w:rFonts w:ascii="Arial Narrow" w:eastAsia="Times New Roman" w:hAnsi="Arial Narrow" w:cs="Arial"/>
                <w:sz w:val="16"/>
                <w:szCs w:val="16"/>
                <w:highlight w:val="yellow"/>
                <w:rPrChange w:id="1291" w:author="Don Ferer" w:date="2026-07-26T11:02:00Z">
                  <w:rPr>
                    <w:ins w:id="1292" w:author="Don Ferer" w:date="2026-07-09T09:57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1293" w:author="Don Ferer" w:date="2026-07-26T11:02:00Z">
              <w:r w:rsidRPr="00654437">
                <w:rPr>
                  <w:rFonts w:ascii="Arial Narrow" w:eastAsia="Times New Roman" w:hAnsi="Arial Narrow" w:cs="Arial"/>
                  <w:color w:val="auto"/>
                  <w:sz w:val="16"/>
                  <w:szCs w:val="16"/>
                  <w:highlight w:val="green"/>
                  <w:rPrChange w:id="1294" w:author="Don Ferer" w:date="2026-07-29T16:37:00Z">
                    <w:rPr>
                      <w:rFonts w:ascii="Arial Narrow" w:eastAsia="Times New Roman" w:hAnsi="Arial Narrow" w:cs="Arial"/>
                      <w:color w:val="auto"/>
                      <w:sz w:val="16"/>
                      <w:szCs w:val="16"/>
                    </w:rPr>
                  </w:rPrChange>
                </w:rPr>
                <w:t>Coiffeur dame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18A343" w14:textId="73CCA3AA" w:rsidR="00AB65B7" w:rsidRPr="0051164F" w:rsidRDefault="00AB65B7" w:rsidP="00AB65B7">
            <w:pPr>
              <w:spacing w:after="0" w:line="240" w:lineRule="auto"/>
              <w:rPr>
                <w:ins w:id="1295" w:author="Don Ferer" w:date="2026-07-09T09:57:00Z"/>
                <w:rFonts w:ascii="Arial Narrow" w:eastAsia="Times New Roman" w:hAnsi="Arial Narrow" w:cs="Arial"/>
                <w:sz w:val="16"/>
                <w:szCs w:val="16"/>
                <w:highlight w:val="green"/>
                <w:rPrChange w:id="1296" w:author="Don Ferer" w:date="2026-07-30T08:51:00Z">
                  <w:rPr>
                    <w:ins w:id="1297" w:author="Don Ferer" w:date="2026-07-09T09:57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1298" w:author="Don Ferer" w:date="2026-07-26T11:02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1299" w:author="Don Ferer" w:date="2026-07-30T08:51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Niveau CM2 au moins</w:t>
              </w:r>
            </w:ins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3C0035" w14:textId="0CAFA068" w:rsidR="00AB65B7" w:rsidRPr="0051164F" w:rsidRDefault="00AB65B7" w:rsidP="00AB65B7">
            <w:pPr>
              <w:spacing w:after="0" w:line="240" w:lineRule="auto"/>
              <w:jc w:val="center"/>
              <w:rPr>
                <w:ins w:id="1300" w:author="Don Ferer" w:date="2026-07-09T09:57:00Z"/>
                <w:rFonts w:ascii="Arial Narrow" w:eastAsia="Times New Roman" w:hAnsi="Arial Narrow" w:cs="Arial"/>
                <w:sz w:val="16"/>
                <w:szCs w:val="16"/>
                <w:highlight w:val="green"/>
                <w:rPrChange w:id="1301" w:author="Don Ferer" w:date="2026-07-30T08:51:00Z">
                  <w:rPr>
                    <w:ins w:id="1302" w:author="Don Ferer" w:date="2026-07-09T09:57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1303" w:author="Don Ferer" w:date="2026-07-26T11:02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1304" w:author="Don Ferer" w:date="2026-07-30T08:51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CQP</w:t>
              </w:r>
            </w:ins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E0B3F1" w14:textId="48A95BC5" w:rsidR="00AB65B7" w:rsidRPr="0051164F" w:rsidRDefault="00AB65B7" w:rsidP="00AB65B7">
            <w:pPr>
              <w:spacing w:after="0" w:line="240" w:lineRule="auto"/>
              <w:jc w:val="center"/>
              <w:rPr>
                <w:ins w:id="1305" w:author="Don Ferer" w:date="2026-07-09T09:57:00Z"/>
                <w:rFonts w:ascii="Arial Narrow" w:eastAsia="Times New Roman" w:hAnsi="Arial Narrow" w:cs="Arial"/>
                <w:sz w:val="16"/>
                <w:szCs w:val="16"/>
                <w:highlight w:val="green"/>
                <w:rPrChange w:id="1306" w:author="Don Ferer" w:date="2026-07-30T08:51:00Z">
                  <w:rPr>
                    <w:ins w:id="1307" w:author="Don Ferer" w:date="2026-07-09T09:57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1308" w:author="Don Ferer" w:date="2026-07-26T11:02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1309" w:author="Don Ferer" w:date="2026-07-30T08:51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60 000</w:t>
              </w:r>
            </w:ins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63F159" w14:textId="243271EE" w:rsidR="00AB65B7" w:rsidRPr="0051164F" w:rsidRDefault="00AB65B7" w:rsidP="00AB65B7">
            <w:pPr>
              <w:spacing w:after="0" w:line="240" w:lineRule="auto"/>
              <w:jc w:val="center"/>
              <w:rPr>
                <w:ins w:id="1310" w:author="Don Ferer" w:date="2026-07-09T09:57:00Z"/>
                <w:rFonts w:ascii="Arial Narrow" w:eastAsia="Times New Roman" w:hAnsi="Arial Narrow" w:cs="Arial"/>
                <w:sz w:val="16"/>
                <w:szCs w:val="16"/>
                <w:highlight w:val="green"/>
                <w:rPrChange w:id="1311" w:author="Don Ferer" w:date="2026-07-30T08:51:00Z">
                  <w:rPr>
                    <w:ins w:id="1312" w:author="Don Ferer" w:date="2026-07-09T09:57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1313" w:author="Don Ferer" w:date="2026-07-26T11:02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1314" w:author="Don Ferer" w:date="2026-07-30T08:51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8 mois</w:t>
              </w:r>
            </w:ins>
          </w:p>
        </w:tc>
      </w:tr>
      <w:tr w:rsidR="00AB65B7" w:rsidRPr="00334580" w14:paraId="7E622635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F7EB2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C1A3B" w14:textId="77777777" w:rsidR="00AB65B7" w:rsidRPr="006B38F3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6B38F3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Couturier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6F94F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74E86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C4A11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22A6B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5F8ADCCC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0A935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80397" w14:textId="77777777" w:rsidR="00AB65B7" w:rsidRPr="006B38F3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6B38F3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Mécanicien automobile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E6737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A54AA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ED3A0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9811B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3FC21D30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55ED7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544B0E" w14:textId="77777777" w:rsidR="00AB65B7" w:rsidRPr="006B38F3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6B38F3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Aide-électricien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D00F9B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F39E00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014708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0EE05C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3EA09673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68658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C9184" w14:textId="77777777" w:rsidR="00AB65B7" w:rsidRPr="006B38F3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6B38F3">
              <w:rPr>
                <w:rFonts w:ascii="Arial Narrow" w:eastAsia="Times New Roman" w:hAnsi="Arial Narrow" w:cs="Arial"/>
                <w:sz w:val="16"/>
                <w:szCs w:val="16"/>
              </w:rPr>
              <w:t>Electricien du bâtiment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773F4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85347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F7307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 xml:space="preserve">150 </w:t>
            </w: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CC223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AB65B7" w:rsidRPr="00334580" w14:paraId="4E85250E" w14:textId="77777777" w:rsidTr="00F06B2B">
        <w:trPr>
          <w:trHeight w:val="284"/>
          <w:jc w:val="center"/>
        </w:trPr>
        <w:tc>
          <w:tcPr>
            <w:tcW w:w="983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1B89C89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  <w:t>Centre Régional de Formation Professionnelle de Ouahigouya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259F6AF" w14:textId="77777777" w:rsidR="00AB65B7" w:rsidRPr="00830F99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830F99">
              <w:rPr>
                <w:rFonts w:ascii="Arial Narrow" w:eastAsia="Times New Roman" w:hAnsi="Arial Narrow" w:cs="Arial"/>
                <w:sz w:val="16"/>
                <w:szCs w:val="16"/>
              </w:rPr>
              <w:t>Couturier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05952EB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DCED5D1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2ED819A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C91C026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2C2E6D8B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4EB6D37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6C9BCBC" w14:textId="77777777" w:rsidR="00AB65B7" w:rsidRPr="00830F99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830F99">
              <w:rPr>
                <w:rFonts w:ascii="Arial Narrow" w:eastAsia="Times New Roman" w:hAnsi="Arial Narrow" w:cs="Arial"/>
                <w:sz w:val="16"/>
                <w:szCs w:val="16"/>
              </w:rPr>
              <w:t>Maçon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45A4565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625305F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BBD8FF2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247EBD0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42B29B79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C2D4551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FC8E368" w14:textId="63B0FBD8" w:rsidR="00AB65B7" w:rsidRPr="00830F99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0F99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 xml:space="preserve">Mécanicien </w:t>
            </w:r>
            <w:ins w:id="1315" w:author="Don Ferer" w:date="2026-07-30T08:40:00Z">
              <w:r>
                <w:rPr>
                  <w:rFonts w:ascii="Arial Narrow" w:eastAsia="Times New Roman" w:hAnsi="Arial Narrow" w:cs="Arial"/>
                  <w:color w:val="auto"/>
                  <w:sz w:val="16"/>
                  <w:szCs w:val="16"/>
                </w:rPr>
                <w:t xml:space="preserve">de véhicules </w:t>
              </w:r>
            </w:ins>
            <w:r w:rsidRPr="00830F99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automobile</w:t>
            </w:r>
            <w:ins w:id="1316" w:author="Don Ferer" w:date="2026-07-30T08:41:00Z">
              <w:r>
                <w:rPr>
                  <w:rFonts w:ascii="Arial Narrow" w:eastAsia="Times New Roman" w:hAnsi="Arial Narrow" w:cs="Arial"/>
                  <w:color w:val="auto"/>
                  <w:sz w:val="16"/>
                  <w:szCs w:val="16"/>
                </w:rPr>
                <w:t>s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8C8E25A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DA05ACD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BC86EF2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>60</w:t>
            </w: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3551927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68036457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9035489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FCEF4F7" w14:textId="77777777" w:rsidR="00AB65B7" w:rsidRPr="00830F99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0F99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Aide-électricien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198A8D4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891CC06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C4CB129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5354777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5822DB2E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52D3BB7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358BAB8" w14:textId="77777777" w:rsidR="00AB65B7" w:rsidRPr="00830F99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830F99">
              <w:rPr>
                <w:rFonts w:ascii="Arial Narrow" w:eastAsia="Times New Roman" w:hAnsi="Arial Narrow" w:cs="Arial"/>
                <w:sz w:val="16"/>
                <w:szCs w:val="16"/>
              </w:rPr>
              <w:t>Mécanicien de vélomoteurs et Motocycles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DFFD326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A543C62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C9D64CD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>60</w:t>
            </w: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D30E735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524CC22E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C3F6860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793FD99" w14:textId="77777777" w:rsidR="00AB65B7" w:rsidRPr="00830F99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830F99">
              <w:rPr>
                <w:rFonts w:ascii="Arial Narrow" w:eastAsia="Times New Roman" w:hAnsi="Arial Narrow" w:cs="Arial"/>
                <w:sz w:val="16"/>
                <w:szCs w:val="16"/>
              </w:rPr>
              <w:t>Menuisier bois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3749E70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BEF0FF1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D4387E9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2C1DD1F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5926409D" w14:textId="77777777" w:rsidTr="00F06B2B">
        <w:trPr>
          <w:trHeight w:val="284"/>
          <w:jc w:val="center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5C24955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9842DEC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Electricien du bâtiment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EE2B418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A23ABC6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581A778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>150</w:t>
            </w: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A026695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AB65B7" w:rsidRPr="00334580" w14:paraId="033DD9B1" w14:textId="77777777" w:rsidTr="00F06B2B">
        <w:trPr>
          <w:trHeight w:val="284"/>
          <w:jc w:val="center"/>
          <w:ins w:id="1317" w:author="Don Ferer" w:date="2026-07-31T17:25:00Z"/>
        </w:trPr>
        <w:tc>
          <w:tcPr>
            <w:tcW w:w="98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3CBFB9A" w14:textId="77777777" w:rsidR="00AB65B7" w:rsidRPr="00334580" w:rsidRDefault="00AB65B7" w:rsidP="00AB65B7">
            <w:pPr>
              <w:spacing w:after="0" w:line="240" w:lineRule="auto"/>
              <w:rPr>
                <w:ins w:id="1318" w:author="Don Ferer" w:date="2026-07-31T17:25:00Z"/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802794" w14:textId="41933481" w:rsidR="00AB65B7" w:rsidRPr="00334580" w:rsidRDefault="00AB65B7" w:rsidP="00AB65B7">
            <w:pPr>
              <w:spacing w:after="0" w:line="240" w:lineRule="auto"/>
              <w:rPr>
                <w:ins w:id="1319" w:author="Don Ferer" w:date="2026-07-31T17:25:00Z"/>
                <w:rFonts w:ascii="Arial Narrow" w:eastAsia="Times New Roman" w:hAnsi="Arial Narrow" w:cs="Arial"/>
                <w:sz w:val="16"/>
                <w:szCs w:val="16"/>
              </w:rPr>
            </w:pPr>
            <w:ins w:id="1320" w:author="Don Ferer" w:date="2026-07-31T17:25:00Z">
              <w:r w:rsidRPr="00AB5FE4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</w:rPr>
                <w:t>Styliste-modéliste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67B0A11" w14:textId="4752037E" w:rsidR="00AB65B7" w:rsidRPr="00334580" w:rsidRDefault="00AB65B7" w:rsidP="00AB65B7">
            <w:pPr>
              <w:spacing w:after="0" w:line="240" w:lineRule="auto"/>
              <w:rPr>
                <w:ins w:id="1321" w:author="Don Ferer" w:date="2026-07-31T17:25:00Z"/>
                <w:rFonts w:ascii="Arial Narrow" w:eastAsia="Times New Roman" w:hAnsi="Arial Narrow" w:cs="Arial"/>
                <w:sz w:val="16"/>
                <w:szCs w:val="16"/>
              </w:rPr>
            </w:pPr>
            <w:ins w:id="1322" w:author="Don Ferer" w:date="2026-07-31T17:25:00Z">
              <w:r w:rsidRPr="00AB5FE4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</w:rPr>
                <w:t>Niveau 3ème au moins ou être titulaire du CQP ou du CAP d'un métier de la même filière + 3 ans d'expérience professionnelle</w:t>
              </w:r>
            </w:ins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93E1BF3" w14:textId="305CCF51" w:rsidR="00AB65B7" w:rsidRPr="00334580" w:rsidRDefault="00AB65B7" w:rsidP="00AB65B7">
            <w:pPr>
              <w:spacing w:after="0" w:line="240" w:lineRule="auto"/>
              <w:jc w:val="center"/>
              <w:rPr>
                <w:ins w:id="1323" w:author="Don Ferer" w:date="2026-07-31T17:25:00Z"/>
                <w:rFonts w:ascii="Arial Narrow" w:eastAsia="Times New Roman" w:hAnsi="Arial Narrow" w:cs="Arial"/>
                <w:sz w:val="16"/>
                <w:szCs w:val="16"/>
              </w:rPr>
            </w:pPr>
            <w:ins w:id="1324" w:author="Don Ferer" w:date="2026-07-31T17:25:00Z">
              <w:r w:rsidRPr="00AB5FE4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</w:rPr>
                <w:t>BQP</w:t>
              </w:r>
            </w:ins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EC2F0B9" w14:textId="77777777" w:rsidR="00AB65B7" w:rsidRDefault="00AB65B7" w:rsidP="00AB65B7">
            <w:pPr>
              <w:spacing w:after="0" w:line="240" w:lineRule="auto"/>
              <w:jc w:val="center"/>
              <w:rPr>
                <w:ins w:id="1325" w:author="Don Ferer" w:date="2026-07-31T17:25:00Z"/>
                <w:rFonts w:ascii="Arial Narrow" w:eastAsia="Times New Roman" w:hAnsi="Arial Narrow" w:cs="Arial"/>
                <w:sz w:val="16"/>
                <w:szCs w:val="16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799D2EF" w14:textId="738A2865" w:rsidR="00AB65B7" w:rsidRPr="00334580" w:rsidRDefault="00AB65B7" w:rsidP="00AB65B7">
            <w:pPr>
              <w:spacing w:after="0" w:line="240" w:lineRule="auto"/>
              <w:jc w:val="center"/>
              <w:rPr>
                <w:ins w:id="1326" w:author="Don Ferer" w:date="2026-07-31T17:25:00Z"/>
                <w:rFonts w:ascii="Arial Narrow" w:eastAsia="Times New Roman" w:hAnsi="Arial Narrow" w:cs="Arial"/>
                <w:sz w:val="16"/>
                <w:szCs w:val="16"/>
              </w:rPr>
            </w:pPr>
            <w:ins w:id="1327" w:author="Don Ferer" w:date="2026-07-31T17:25:00Z">
              <w:r w:rsidRPr="00AB5FE4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</w:rPr>
                <w:t>9 mois</w:t>
              </w:r>
            </w:ins>
          </w:p>
        </w:tc>
      </w:tr>
      <w:tr w:rsidR="00AB65B7" w:rsidRPr="00334580" w14:paraId="586081FB" w14:textId="77777777" w:rsidTr="00654437">
        <w:tblPrEx>
          <w:tblW w:w="5165" w:type="pct"/>
          <w:jc w:val="center"/>
          <w:tblCellMar>
            <w:left w:w="70" w:type="dxa"/>
            <w:right w:w="70" w:type="dxa"/>
          </w:tblCellMar>
          <w:tblPrExChange w:id="1328" w:author="Don Ferer" w:date="2026-07-29T16:38:00Z">
            <w:tblPrEx>
              <w:tblW w:w="5165" w:type="pct"/>
              <w:jc w:val="center"/>
              <w:tblCellMar>
                <w:left w:w="70" w:type="dxa"/>
                <w:right w:w="70" w:type="dxa"/>
              </w:tblCellMar>
            </w:tblPrEx>
          </w:tblPrExChange>
        </w:tblPrEx>
        <w:trPr>
          <w:trHeight w:val="284"/>
          <w:jc w:val="center"/>
          <w:trPrChange w:id="1329" w:author="Don Ferer" w:date="2026-07-29T16:38:00Z">
            <w:trPr>
              <w:gridBefore w:val="2"/>
              <w:trHeight w:val="284"/>
              <w:jc w:val="center"/>
            </w:trPr>
          </w:trPrChange>
        </w:trPr>
        <w:tc>
          <w:tcPr>
            <w:tcW w:w="98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tcPrChange w:id="1330" w:author="Don Ferer" w:date="2026-07-29T16:38:00Z">
              <w:tcPr>
                <w:tcW w:w="983" w:type="pct"/>
                <w:gridSpan w:val="3"/>
                <w:vMerge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2B89A2C0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tcPrChange w:id="1331" w:author="Don Ferer" w:date="2026-07-29T16:38:00Z">
              <w:tcPr>
                <w:tcW w:w="111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5A355FD0" w14:textId="1954AF22" w:rsidR="00AB65B7" w:rsidRPr="00E84F83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  <w:highlight w:val="green"/>
                <w:rPrChange w:id="1332" w:author="Don Ferer" w:date="2026-07-31T17:26:00Z">
                  <w:rPr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r w:rsidRPr="00E84F83">
              <w:rPr>
                <w:rFonts w:ascii="Arial Narrow" w:eastAsia="Times New Roman" w:hAnsi="Arial Narrow" w:cs="Arial"/>
                <w:sz w:val="16"/>
                <w:szCs w:val="16"/>
                <w:highlight w:val="green"/>
                <w:rPrChange w:id="1333" w:author="Don Ferer" w:date="2026-07-31T17:26:00Z">
                  <w:rPr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  <w:t xml:space="preserve">Maintenancier </w:t>
            </w:r>
            <w:ins w:id="1334" w:author="Don Ferer" w:date="2026-07-31T17:25:00Z">
              <w:r w:rsidRPr="00E84F83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1335" w:author="Don Ferer" w:date="2026-07-31T17:26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 xml:space="preserve">des véhicules </w:t>
              </w:r>
            </w:ins>
            <w:r w:rsidRPr="00E84F83">
              <w:rPr>
                <w:rFonts w:ascii="Arial Narrow" w:eastAsia="Times New Roman" w:hAnsi="Arial Narrow" w:cs="Arial"/>
                <w:sz w:val="16"/>
                <w:szCs w:val="16"/>
                <w:highlight w:val="green"/>
                <w:rPrChange w:id="1336" w:author="Don Ferer" w:date="2026-07-31T17:26:00Z">
                  <w:rPr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  <w:t>automobile</w:t>
            </w:r>
            <w:ins w:id="1337" w:author="Don Ferer" w:date="2026-07-31T17:25:00Z">
              <w:r w:rsidRPr="00E84F83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1338" w:author="Don Ferer" w:date="2026-07-31T17:26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s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tcPrChange w:id="1339" w:author="Don Ferer" w:date="2026-07-29T16:38:00Z">
              <w:tcPr>
                <w:tcW w:w="1479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4CA99404" w14:textId="77777777" w:rsidR="00AB65B7" w:rsidRPr="00E84F83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  <w:highlight w:val="green"/>
                <w:rPrChange w:id="1340" w:author="Don Ferer" w:date="2026-07-31T17:26:00Z">
                  <w:rPr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r w:rsidRPr="00E84F83">
              <w:rPr>
                <w:rFonts w:ascii="Arial Narrow" w:eastAsia="Times New Roman" w:hAnsi="Arial Narrow" w:cs="Arial"/>
                <w:sz w:val="16"/>
                <w:szCs w:val="16"/>
                <w:highlight w:val="green"/>
                <w:rPrChange w:id="1341" w:author="Don Ferer" w:date="2026-07-31T17:26:00Z">
                  <w:rPr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  <w:t>Niveau 3ème au moins ou être titulaire du CQP ou du CAP d'un métier de la même filière + 3 ans d'expérience professionnelle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tcPrChange w:id="1342" w:author="Don Ferer" w:date="2026-07-29T16:38:00Z">
              <w:tcPr>
                <w:tcW w:w="573" w:type="pct"/>
                <w:gridSpan w:val="4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20A0350C" w14:textId="77777777" w:rsidR="00AB65B7" w:rsidRPr="00E84F83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green"/>
                <w:rPrChange w:id="1343" w:author="Don Ferer" w:date="2026-07-31T17:26:00Z">
                  <w:rPr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r w:rsidRPr="00E84F83">
              <w:rPr>
                <w:rFonts w:ascii="Arial Narrow" w:eastAsia="Times New Roman" w:hAnsi="Arial Narrow" w:cs="Arial"/>
                <w:sz w:val="16"/>
                <w:szCs w:val="16"/>
                <w:highlight w:val="green"/>
                <w:rPrChange w:id="1344" w:author="Don Ferer" w:date="2026-07-31T17:26:00Z">
                  <w:rPr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tcPrChange w:id="1345" w:author="Don Ferer" w:date="2026-07-29T16:38:00Z">
              <w:tcPr>
                <w:tcW w:w="513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3D1FCDCC" w14:textId="77777777" w:rsidR="00AB65B7" w:rsidRPr="00E84F83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green"/>
                <w:rPrChange w:id="1346" w:author="Don Ferer" w:date="2026-07-31T17:26:00Z">
                  <w:rPr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r w:rsidRPr="00E84F83">
              <w:rPr>
                <w:rFonts w:ascii="Arial Narrow" w:eastAsia="Times New Roman" w:hAnsi="Arial Narrow" w:cs="Arial"/>
                <w:sz w:val="16"/>
                <w:szCs w:val="16"/>
                <w:highlight w:val="green"/>
                <w:rPrChange w:id="1347" w:author="Don Ferer" w:date="2026-07-31T17:26:00Z">
                  <w:rPr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  <w:t>115 000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tcPrChange w:id="1348" w:author="Don Ferer" w:date="2026-07-29T16:38:00Z">
              <w:tcPr>
                <w:tcW w:w="33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2F2F2" w:themeFill="background1" w:themeFillShade="F2"/>
                <w:vAlign w:val="center"/>
              </w:tcPr>
            </w:tcPrChange>
          </w:tcPr>
          <w:p w14:paraId="0826ED0B" w14:textId="77777777" w:rsidR="00AB65B7" w:rsidRPr="00E84F83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green"/>
                <w:rPrChange w:id="1349" w:author="Don Ferer" w:date="2026-07-31T17:26:00Z">
                  <w:rPr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r w:rsidRPr="00E84F83">
              <w:rPr>
                <w:rFonts w:ascii="Arial Narrow" w:eastAsia="Times New Roman" w:hAnsi="Arial Narrow" w:cs="Arial"/>
                <w:sz w:val="16"/>
                <w:szCs w:val="16"/>
                <w:highlight w:val="green"/>
                <w:rPrChange w:id="1350" w:author="Don Ferer" w:date="2026-07-31T17:26:00Z">
                  <w:rPr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  <w:t>9 mois</w:t>
            </w:r>
          </w:p>
        </w:tc>
      </w:tr>
      <w:tr w:rsidR="00AB65B7" w:rsidRPr="00334580" w14:paraId="2C59BB6A" w14:textId="77777777" w:rsidTr="00654437">
        <w:tblPrEx>
          <w:tblW w:w="5165" w:type="pct"/>
          <w:jc w:val="center"/>
          <w:tblCellMar>
            <w:left w:w="70" w:type="dxa"/>
            <w:right w:w="70" w:type="dxa"/>
          </w:tblCellMar>
          <w:tblPrExChange w:id="1351" w:author="Don Ferer" w:date="2026-07-29T16:38:00Z">
            <w:tblPrEx>
              <w:tblW w:w="5165" w:type="pct"/>
              <w:jc w:val="center"/>
              <w:tblCellMar>
                <w:left w:w="70" w:type="dxa"/>
                <w:right w:w="70" w:type="dxa"/>
              </w:tblCellMar>
            </w:tblPrEx>
          </w:tblPrExChange>
        </w:tblPrEx>
        <w:trPr>
          <w:trHeight w:val="130"/>
          <w:jc w:val="center"/>
          <w:trPrChange w:id="1352" w:author="Don Ferer" w:date="2026-07-29T16:38:00Z">
            <w:trPr>
              <w:gridBefore w:val="2"/>
              <w:trHeight w:val="130"/>
              <w:jc w:val="center"/>
            </w:trPr>
          </w:trPrChange>
        </w:trPr>
        <w:tc>
          <w:tcPr>
            <w:tcW w:w="9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353" w:author="Don Ferer" w:date="2026-07-29T16:38:00Z">
              <w:tcPr>
                <w:tcW w:w="983" w:type="pct"/>
                <w:gridSpan w:val="3"/>
                <w:vMerge w:val="restart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096762DD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  <w:t>Centre Régional de Formation Professionnelle de Ziniaré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354" w:author="Don Ferer" w:date="2026-07-29T16:38:00Z">
              <w:tcPr>
                <w:tcW w:w="111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5E48623E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Plombier 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355" w:author="Don Ferer" w:date="2026-07-29T16:38:00Z">
              <w:tcPr>
                <w:tcW w:w="1479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19EDD9F0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356" w:author="Don Ferer" w:date="2026-07-29T16:38:00Z">
              <w:tcPr>
                <w:tcW w:w="573" w:type="pct"/>
                <w:gridSpan w:val="4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54CE97DD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357" w:author="Don Ferer" w:date="2026-07-29T16:38:00Z">
              <w:tcPr>
                <w:tcW w:w="513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14A4E4A9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>60</w:t>
            </w: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358" w:author="Don Ferer" w:date="2026-07-29T16:38:00Z">
              <w:tcPr>
                <w:tcW w:w="33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14E4E60A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786CCFC5" w14:textId="77777777" w:rsidTr="00654437">
        <w:tblPrEx>
          <w:tblW w:w="5165" w:type="pct"/>
          <w:jc w:val="center"/>
          <w:tblCellMar>
            <w:left w:w="70" w:type="dxa"/>
            <w:right w:w="70" w:type="dxa"/>
          </w:tblCellMar>
          <w:tblPrExChange w:id="1359" w:author="Don Ferer" w:date="2026-07-29T16:38:00Z">
            <w:tblPrEx>
              <w:tblW w:w="5165" w:type="pct"/>
              <w:jc w:val="center"/>
              <w:tblCellMar>
                <w:left w:w="70" w:type="dxa"/>
                <w:right w:w="70" w:type="dxa"/>
              </w:tblCellMar>
            </w:tblPrEx>
          </w:tblPrExChange>
        </w:tblPrEx>
        <w:trPr>
          <w:trHeight w:val="130"/>
          <w:jc w:val="center"/>
          <w:ins w:id="1360" w:author="Don Ferer" w:date="2026-07-09T09:58:00Z"/>
          <w:trPrChange w:id="1361" w:author="Don Ferer" w:date="2026-07-29T16:38:00Z">
            <w:trPr>
              <w:gridBefore w:val="2"/>
              <w:trHeight w:val="130"/>
              <w:jc w:val="center"/>
            </w:trPr>
          </w:trPrChange>
        </w:trPr>
        <w:tc>
          <w:tcPr>
            <w:tcW w:w="9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PrChange w:id="1362" w:author="Don Ferer" w:date="2026-07-29T16:38:00Z">
              <w:tcPr>
                <w:tcW w:w="983" w:type="pct"/>
                <w:gridSpan w:val="3"/>
                <w:vMerge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7F412A87" w14:textId="77777777" w:rsidR="00AB65B7" w:rsidRPr="00334580" w:rsidRDefault="00AB65B7" w:rsidP="00AB65B7">
            <w:pPr>
              <w:spacing w:after="0" w:line="240" w:lineRule="auto"/>
              <w:rPr>
                <w:ins w:id="1363" w:author="Don Ferer" w:date="2026-07-09T09:58:00Z"/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1364" w:author="Don Ferer" w:date="2026-07-29T16:38:00Z">
              <w:tcPr>
                <w:tcW w:w="111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02096B58" w14:textId="52F9A795" w:rsidR="00AB65B7" w:rsidRPr="00DD77B2" w:rsidRDefault="00AB65B7" w:rsidP="00AB65B7">
            <w:pPr>
              <w:spacing w:after="0" w:line="240" w:lineRule="auto"/>
              <w:rPr>
                <w:ins w:id="1365" w:author="Don Ferer" w:date="2026-07-09T09:58:00Z"/>
                <w:rFonts w:ascii="Arial Narrow" w:eastAsia="Times New Roman" w:hAnsi="Arial Narrow" w:cs="Arial"/>
                <w:sz w:val="16"/>
                <w:szCs w:val="16"/>
                <w:highlight w:val="yellow"/>
                <w:rPrChange w:id="1366" w:author="Don Ferer" w:date="2026-07-09T09:59:00Z">
                  <w:rPr>
                    <w:ins w:id="1367" w:author="Don Ferer" w:date="2026-07-09T09:58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1368" w:author="Don Ferer" w:date="2026-07-09T09:59:00Z">
              <w:r w:rsidRPr="00DD77B2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1369" w:author="Don Ferer" w:date="2026-07-09T09:59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Tailleur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1370" w:author="Don Ferer" w:date="2026-07-29T16:38:00Z">
              <w:tcPr>
                <w:tcW w:w="1479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3E67C18C" w14:textId="4E9EE27C" w:rsidR="00AB65B7" w:rsidRPr="00863AA6" w:rsidRDefault="00AB65B7" w:rsidP="00AB65B7">
            <w:pPr>
              <w:spacing w:after="0" w:line="240" w:lineRule="auto"/>
              <w:rPr>
                <w:ins w:id="1371" w:author="Don Ferer" w:date="2026-07-09T09:58:00Z"/>
                <w:rFonts w:ascii="Arial Narrow" w:eastAsia="Times New Roman" w:hAnsi="Arial Narrow" w:cs="Arial"/>
                <w:sz w:val="16"/>
                <w:szCs w:val="16"/>
                <w:highlight w:val="yellow"/>
                <w:rPrChange w:id="1372" w:author="Don Ferer" w:date="2026-07-30T08:41:00Z">
                  <w:rPr>
                    <w:ins w:id="1373" w:author="Don Ferer" w:date="2026-07-09T09:58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1374" w:author="Don Ferer" w:date="2026-07-09T09:59:00Z">
              <w:r w:rsidRPr="00863AA6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1375" w:author="Don Ferer" w:date="2026-07-30T08:41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Niveau 3ème au moins ou être titulaire du CQP ou du CAP d'un métier de la même filière + 3 ans d'expérience professionnelle</w:t>
              </w:r>
            </w:ins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1376" w:author="Don Ferer" w:date="2026-07-29T16:38:00Z">
              <w:tcPr>
                <w:tcW w:w="573" w:type="pct"/>
                <w:gridSpan w:val="4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2D78E2A4" w14:textId="40638357" w:rsidR="00AB65B7" w:rsidRPr="00863AA6" w:rsidRDefault="00AB65B7" w:rsidP="00AB65B7">
            <w:pPr>
              <w:spacing w:after="0" w:line="240" w:lineRule="auto"/>
              <w:jc w:val="center"/>
              <w:rPr>
                <w:ins w:id="1377" w:author="Don Ferer" w:date="2026-07-09T09:58:00Z"/>
                <w:rFonts w:ascii="Arial Narrow" w:eastAsia="Times New Roman" w:hAnsi="Arial Narrow" w:cs="Arial"/>
                <w:sz w:val="16"/>
                <w:szCs w:val="16"/>
                <w:highlight w:val="yellow"/>
                <w:rPrChange w:id="1378" w:author="Don Ferer" w:date="2026-07-30T08:41:00Z">
                  <w:rPr>
                    <w:ins w:id="1379" w:author="Don Ferer" w:date="2026-07-09T09:58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1380" w:author="Don Ferer" w:date="2026-07-09T09:59:00Z">
              <w:r w:rsidRPr="00863AA6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1381" w:author="Don Ferer" w:date="2026-07-30T08:41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BQP</w:t>
              </w:r>
            </w:ins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1382" w:author="Don Ferer" w:date="2026-07-29T16:38:00Z">
              <w:tcPr>
                <w:tcW w:w="513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119B82B3" w14:textId="3280BD5C" w:rsidR="00AB65B7" w:rsidRPr="00863AA6" w:rsidRDefault="00AB65B7" w:rsidP="00AB65B7">
            <w:pPr>
              <w:spacing w:after="0" w:line="240" w:lineRule="auto"/>
              <w:jc w:val="center"/>
              <w:rPr>
                <w:ins w:id="1383" w:author="Don Ferer" w:date="2026-07-09T09:58:00Z"/>
                <w:rFonts w:ascii="Arial Narrow" w:eastAsia="Times New Roman" w:hAnsi="Arial Narrow" w:cs="Arial"/>
                <w:sz w:val="16"/>
                <w:szCs w:val="16"/>
                <w:highlight w:val="yellow"/>
                <w:rPrChange w:id="1384" w:author="Don Ferer" w:date="2026-07-30T08:41:00Z">
                  <w:rPr>
                    <w:ins w:id="1385" w:author="Don Ferer" w:date="2026-07-09T09:58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1386" w:author="Don Ferer" w:date="2026-07-29T16:38:00Z">
              <w:tcPr>
                <w:tcW w:w="33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15F1CDB1" w14:textId="100D0233" w:rsidR="00AB65B7" w:rsidRPr="00863AA6" w:rsidRDefault="00AB65B7" w:rsidP="00AB65B7">
            <w:pPr>
              <w:spacing w:after="0" w:line="240" w:lineRule="auto"/>
              <w:jc w:val="center"/>
              <w:rPr>
                <w:ins w:id="1387" w:author="Don Ferer" w:date="2026-07-09T09:58:00Z"/>
                <w:rFonts w:ascii="Arial Narrow" w:eastAsia="Times New Roman" w:hAnsi="Arial Narrow" w:cs="Arial"/>
                <w:sz w:val="16"/>
                <w:szCs w:val="16"/>
                <w:highlight w:val="yellow"/>
                <w:rPrChange w:id="1388" w:author="Don Ferer" w:date="2026-07-30T08:41:00Z">
                  <w:rPr>
                    <w:ins w:id="1389" w:author="Don Ferer" w:date="2026-07-09T09:58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1390" w:author="Don Ferer" w:date="2026-07-09T09:59:00Z">
              <w:r w:rsidRPr="00863AA6">
                <w:rPr>
                  <w:rFonts w:ascii="Arial Narrow" w:eastAsia="Times New Roman" w:hAnsi="Arial Narrow" w:cs="Arial"/>
                  <w:sz w:val="16"/>
                  <w:szCs w:val="16"/>
                  <w:highlight w:val="yellow"/>
                  <w:rPrChange w:id="1391" w:author="Don Ferer" w:date="2026-07-30T08:41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9 mois</w:t>
              </w:r>
            </w:ins>
          </w:p>
        </w:tc>
      </w:tr>
      <w:tr w:rsidR="00AB65B7" w:rsidRPr="00334580" w14:paraId="56F16BC4" w14:textId="77777777" w:rsidTr="00654437">
        <w:tblPrEx>
          <w:tblW w:w="5165" w:type="pct"/>
          <w:jc w:val="center"/>
          <w:tblCellMar>
            <w:left w:w="70" w:type="dxa"/>
            <w:right w:w="70" w:type="dxa"/>
          </w:tblCellMar>
          <w:tblPrExChange w:id="1392" w:author="Don Ferer" w:date="2026-07-29T16:38:00Z">
            <w:tblPrEx>
              <w:tblW w:w="5165" w:type="pct"/>
              <w:jc w:val="center"/>
              <w:tblCellMar>
                <w:left w:w="70" w:type="dxa"/>
                <w:right w:w="70" w:type="dxa"/>
              </w:tblCellMar>
            </w:tblPrEx>
          </w:tblPrExChange>
        </w:tblPrEx>
        <w:trPr>
          <w:trHeight w:val="130"/>
          <w:jc w:val="center"/>
          <w:ins w:id="1393" w:author="Don Ferer" w:date="2026-07-26T11:05:00Z"/>
          <w:trPrChange w:id="1394" w:author="Don Ferer" w:date="2026-07-29T16:38:00Z">
            <w:trPr>
              <w:gridBefore w:val="2"/>
              <w:trHeight w:val="130"/>
              <w:jc w:val="center"/>
            </w:trPr>
          </w:trPrChange>
        </w:trPr>
        <w:tc>
          <w:tcPr>
            <w:tcW w:w="9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PrChange w:id="1395" w:author="Don Ferer" w:date="2026-07-29T16:38:00Z">
              <w:tcPr>
                <w:tcW w:w="983" w:type="pct"/>
                <w:gridSpan w:val="3"/>
                <w:vMerge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6295C6F9" w14:textId="77777777" w:rsidR="00AB65B7" w:rsidRPr="00334580" w:rsidRDefault="00AB65B7" w:rsidP="00AB65B7">
            <w:pPr>
              <w:spacing w:after="0" w:line="240" w:lineRule="auto"/>
              <w:rPr>
                <w:ins w:id="1396" w:author="Don Ferer" w:date="2026-07-26T11:05:00Z"/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1397" w:author="Don Ferer" w:date="2026-07-29T16:38:00Z">
              <w:tcPr>
                <w:tcW w:w="111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26FF2EA1" w14:textId="3719BE11" w:rsidR="00AB65B7" w:rsidRPr="0035302A" w:rsidRDefault="00AB65B7" w:rsidP="00AB65B7">
            <w:pPr>
              <w:spacing w:after="0" w:line="240" w:lineRule="auto"/>
              <w:rPr>
                <w:ins w:id="1398" w:author="Don Ferer" w:date="2026-07-26T11:05:00Z"/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ins w:id="1399" w:author="Don Ferer" w:date="2026-07-26T11:08:00Z">
              <w:r w:rsidRPr="00654437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1400" w:author="Don Ferer" w:date="2026-07-29T16:38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Styliste-modéliste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1401" w:author="Don Ferer" w:date="2026-07-29T16:38:00Z">
              <w:tcPr>
                <w:tcW w:w="1479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26AC9DBF" w14:textId="719D5216" w:rsidR="00AB65B7" w:rsidRPr="0051164F" w:rsidRDefault="00AB65B7" w:rsidP="00AB65B7">
            <w:pPr>
              <w:spacing w:after="0" w:line="240" w:lineRule="auto"/>
              <w:rPr>
                <w:ins w:id="1402" w:author="Don Ferer" w:date="2026-07-26T11:05:00Z"/>
                <w:rFonts w:ascii="Arial Narrow" w:eastAsia="Times New Roman" w:hAnsi="Arial Narrow" w:cs="Arial"/>
                <w:sz w:val="16"/>
                <w:szCs w:val="16"/>
                <w:highlight w:val="green"/>
                <w:rPrChange w:id="1403" w:author="Don Ferer" w:date="2026-07-30T08:52:00Z">
                  <w:rPr>
                    <w:ins w:id="1404" w:author="Don Ferer" w:date="2026-07-26T11:05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1405" w:author="Don Ferer" w:date="2026-07-26T11:08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1406" w:author="Don Ferer" w:date="2026-07-30T08:52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Niveau 3ème au moins ou être titulaire du CQP ou du CAP d'un métier de la même filière + 3 ans d'expérience professionnelle</w:t>
              </w:r>
            </w:ins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1407" w:author="Don Ferer" w:date="2026-07-29T16:38:00Z">
              <w:tcPr>
                <w:tcW w:w="573" w:type="pct"/>
                <w:gridSpan w:val="4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472C7843" w14:textId="3B6313DF" w:rsidR="00AB65B7" w:rsidRPr="0051164F" w:rsidRDefault="00AB65B7" w:rsidP="00AB65B7">
            <w:pPr>
              <w:spacing w:after="0" w:line="240" w:lineRule="auto"/>
              <w:jc w:val="center"/>
              <w:rPr>
                <w:ins w:id="1408" w:author="Don Ferer" w:date="2026-07-26T11:05:00Z"/>
                <w:rFonts w:ascii="Arial Narrow" w:eastAsia="Times New Roman" w:hAnsi="Arial Narrow" w:cs="Arial"/>
                <w:sz w:val="16"/>
                <w:szCs w:val="16"/>
                <w:highlight w:val="green"/>
                <w:rPrChange w:id="1409" w:author="Don Ferer" w:date="2026-07-30T08:52:00Z">
                  <w:rPr>
                    <w:ins w:id="1410" w:author="Don Ferer" w:date="2026-07-26T11:05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1411" w:author="Don Ferer" w:date="2026-07-26T11:08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1412" w:author="Don Ferer" w:date="2026-07-30T08:52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BQP</w:t>
              </w:r>
            </w:ins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1413" w:author="Don Ferer" w:date="2026-07-29T16:38:00Z">
              <w:tcPr>
                <w:tcW w:w="513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100E6DF2" w14:textId="3A6C2558" w:rsidR="00AB65B7" w:rsidRPr="0051164F" w:rsidRDefault="00AB65B7" w:rsidP="00AB65B7">
            <w:pPr>
              <w:spacing w:after="0" w:line="240" w:lineRule="auto"/>
              <w:jc w:val="center"/>
              <w:rPr>
                <w:ins w:id="1414" w:author="Don Ferer" w:date="2026-07-26T11:05:00Z"/>
                <w:rFonts w:ascii="Arial Narrow" w:eastAsia="Times New Roman" w:hAnsi="Arial Narrow" w:cs="Arial"/>
                <w:sz w:val="16"/>
                <w:szCs w:val="16"/>
                <w:highlight w:val="green"/>
                <w:rPrChange w:id="1415" w:author="Don Ferer" w:date="2026-07-30T08:52:00Z">
                  <w:rPr>
                    <w:ins w:id="1416" w:author="Don Ferer" w:date="2026-07-26T11:05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1417" w:author="Don Ferer" w:date="2026-07-29T16:38:00Z">
              <w:tcPr>
                <w:tcW w:w="33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149C9AF5" w14:textId="4CCB1185" w:rsidR="00AB65B7" w:rsidRPr="0051164F" w:rsidRDefault="00AB65B7" w:rsidP="00AB65B7">
            <w:pPr>
              <w:spacing w:after="0" w:line="240" w:lineRule="auto"/>
              <w:jc w:val="center"/>
              <w:rPr>
                <w:ins w:id="1418" w:author="Don Ferer" w:date="2026-07-26T11:05:00Z"/>
                <w:rFonts w:ascii="Arial Narrow" w:eastAsia="Times New Roman" w:hAnsi="Arial Narrow" w:cs="Arial"/>
                <w:sz w:val="16"/>
                <w:szCs w:val="16"/>
                <w:highlight w:val="green"/>
                <w:rPrChange w:id="1419" w:author="Don Ferer" w:date="2026-07-30T08:52:00Z">
                  <w:rPr>
                    <w:ins w:id="1420" w:author="Don Ferer" w:date="2026-07-26T11:05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1421" w:author="Don Ferer" w:date="2026-07-26T11:08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1422" w:author="Don Ferer" w:date="2026-07-30T08:52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9 mois</w:t>
              </w:r>
            </w:ins>
          </w:p>
        </w:tc>
      </w:tr>
      <w:tr w:rsidR="00AB65B7" w:rsidRPr="00334580" w14:paraId="7FA4C286" w14:textId="77777777" w:rsidTr="00654437">
        <w:tblPrEx>
          <w:tblW w:w="5165" w:type="pct"/>
          <w:jc w:val="center"/>
          <w:tblCellMar>
            <w:left w:w="70" w:type="dxa"/>
            <w:right w:w="70" w:type="dxa"/>
          </w:tblCellMar>
          <w:tblPrExChange w:id="1423" w:author="Don Ferer" w:date="2026-07-29T16:38:00Z">
            <w:tblPrEx>
              <w:tblW w:w="5165" w:type="pct"/>
              <w:jc w:val="center"/>
              <w:tblCellMar>
                <w:left w:w="70" w:type="dxa"/>
                <w:right w:w="70" w:type="dxa"/>
              </w:tblCellMar>
            </w:tblPrEx>
          </w:tblPrExChange>
        </w:tblPrEx>
        <w:trPr>
          <w:trHeight w:val="130"/>
          <w:jc w:val="center"/>
          <w:ins w:id="1424" w:author="Don Ferer" w:date="2026-07-26T11:09:00Z"/>
          <w:trPrChange w:id="1425" w:author="Don Ferer" w:date="2026-07-29T16:38:00Z">
            <w:trPr>
              <w:gridBefore w:val="2"/>
              <w:trHeight w:val="130"/>
              <w:jc w:val="center"/>
            </w:trPr>
          </w:trPrChange>
        </w:trPr>
        <w:tc>
          <w:tcPr>
            <w:tcW w:w="9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PrChange w:id="1426" w:author="Don Ferer" w:date="2026-07-29T16:38:00Z">
              <w:tcPr>
                <w:tcW w:w="983" w:type="pct"/>
                <w:gridSpan w:val="3"/>
                <w:vMerge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0A9B4C47" w14:textId="77777777" w:rsidR="00AB65B7" w:rsidRPr="00334580" w:rsidRDefault="00AB65B7" w:rsidP="00AB65B7">
            <w:pPr>
              <w:spacing w:after="0" w:line="240" w:lineRule="auto"/>
              <w:rPr>
                <w:ins w:id="1427" w:author="Don Ferer" w:date="2026-07-26T11:09:00Z"/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1428" w:author="Don Ferer" w:date="2026-07-29T16:38:00Z">
              <w:tcPr>
                <w:tcW w:w="111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02C9FCB7" w14:textId="3EA330A3" w:rsidR="00AB65B7" w:rsidRPr="0035302A" w:rsidRDefault="00AB65B7" w:rsidP="00AB65B7">
            <w:pPr>
              <w:spacing w:after="0" w:line="240" w:lineRule="auto"/>
              <w:rPr>
                <w:ins w:id="1429" w:author="Don Ferer" w:date="2026-07-26T11:09:00Z"/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ins w:id="1430" w:author="Don Ferer" w:date="2026-07-26T11:09:00Z">
              <w:r w:rsidRPr="00654437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1431" w:author="Don Ferer" w:date="2026-07-29T16:38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Electricien du bâtiment</w:t>
              </w:r>
            </w:ins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1432" w:author="Don Ferer" w:date="2026-07-29T16:38:00Z">
              <w:tcPr>
                <w:tcW w:w="1479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19F09F72" w14:textId="158DB99B" w:rsidR="00AB65B7" w:rsidRPr="0051164F" w:rsidRDefault="00AB65B7" w:rsidP="00AB65B7">
            <w:pPr>
              <w:spacing w:after="0" w:line="240" w:lineRule="auto"/>
              <w:rPr>
                <w:ins w:id="1433" w:author="Don Ferer" w:date="2026-07-26T11:09:00Z"/>
                <w:rFonts w:ascii="Arial Narrow" w:eastAsia="Times New Roman" w:hAnsi="Arial Narrow" w:cs="Arial"/>
                <w:sz w:val="16"/>
                <w:szCs w:val="16"/>
                <w:highlight w:val="green"/>
                <w:rPrChange w:id="1434" w:author="Don Ferer" w:date="2026-07-30T08:52:00Z">
                  <w:rPr>
                    <w:ins w:id="1435" w:author="Don Ferer" w:date="2026-07-26T11:09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1436" w:author="Don Ferer" w:date="2026-07-26T11:09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1437" w:author="Don Ferer" w:date="2026-07-30T08:52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Niveau 3ème au moins ou être titulaire du CQP ou du CAP d'un métier de la même filière + 3 ans d'expérience professionnelle</w:t>
              </w:r>
            </w:ins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1438" w:author="Don Ferer" w:date="2026-07-29T16:38:00Z">
              <w:tcPr>
                <w:tcW w:w="573" w:type="pct"/>
                <w:gridSpan w:val="4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3F219D47" w14:textId="7916215C" w:rsidR="00AB65B7" w:rsidRPr="0051164F" w:rsidRDefault="00AB65B7" w:rsidP="00AB65B7">
            <w:pPr>
              <w:spacing w:after="0" w:line="240" w:lineRule="auto"/>
              <w:jc w:val="center"/>
              <w:rPr>
                <w:ins w:id="1439" w:author="Don Ferer" w:date="2026-07-26T11:09:00Z"/>
                <w:rFonts w:ascii="Arial Narrow" w:eastAsia="Times New Roman" w:hAnsi="Arial Narrow" w:cs="Arial"/>
                <w:sz w:val="16"/>
                <w:szCs w:val="16"/>
                <w:highlight w:val="green"/>
                <w:rPrChange w:id="1440" w:author="Don Ferer" w:date="2026-07-30T08:52:00Z">
                  <w:rPr>
                    <w:ins w:id="1441" w:author="Don Ferer" w:date="2026-07-26T11:09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1442" w:author="Don Ferer" w:date="2026-07-26T11:09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1443" w:author="Don Ferer" w:date="2026-07-30T08:52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BQP</w:t>
              </w:r>
            </w:ins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1444" w:author="Don Ferer" w:date="2026-07-29T16:38:00Z">
              <w:tcPr>
                <w:tcW w:w="513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079B7481" w14:textId="61E17FD4" w:rsidR="00AB65B7" w:rsidRPr="0051164F" w:rsidRDefault="00AB65B7" w:rsidP="00AB65B7">
            <w:pPr>
              <w:spacing w:after="0" w:line="240" w:lineRule="auto"/>
              <w:jc w:val="center"/>
              <w:rPr>
                <w:ins w:id="1445" w:author="Don Ferer" w:date="2026-07-26T11:09:00Z"/>
                <w:rFonts w:ascii="Arial Narrow" w:eastAsia="Times New Roman" w:hAnsi="Arial Narrow" w:cs="Arial"/>
                <w:sz w:val="16"/>
                <w:szCs w:val="16"/>
                <w:highlight w:val="green"/>
                <w:rPrChange w:id="1446" w:author="Don Ferer" w:date="2026-07-30T08:52:00Z">
                  <w:rPr>
                    <w:ins w:id="1447" w:author="Don Ferer" w:date="2026-07-26T11:09:00Z"/>
                    <w:rFonts w:ascii="Arial Narrow" w:eastAsia="Times New Roman" w:hAnsi="Arial Narrow" w:cs="Arial"/>
                    <w:sz w:val="16"/>
                    <w:szCs w:val="16"/>
                    <w:highlight w:val="yellow"/>
                  </w:rPr>
                </w:rPrChange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1448" w:author="Don Ferer" w:date="2026-07-29T16:38:00Z">
              <w:tcPr>
                <w:tcW w:w="33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71D125D1" w14:textId="71A165D7" w:rsidR="00AB65B7" w:rsidRPr="0051164F" w:rsidRDefault="00AB65B7" w:rsidP="00AB65B7">
            <w:pPr>
              <w:spacing w:after="0" w:line="240" w:lineRule="auto"/>
              <w:jc w:val="center"/>
              <w:rPr>
                <w:ins w:id="1449" w:author="Don Ferer" w:date="2026-07-26T11:09:00Z"/>
                <w:rFonts w:ascii="Arial Narrow" w:eastAsia="Times New Roman" w:hAnsi="Arial Narrow" w:cs="Arial"/>
                <w:sz w:val="16"/>
                <w:szCs w:val="16"/>
                <w:highlight w:val="green"/>
                <w:rPrChange w:id="1450" w:author="Don Ferer" w:date="2026-07-30T08:52:00Z">
                  <w:rPr>
                    <w:ins w:id="1451" w:author="Don Ferer" w:date="2026-07-26T11:09:00Z"/>
                    <w:rFonts w:ascii="Arial Narrow" w:eastAsia="Times New Roman" w:hAnsi="Arial Narrow" w:cs="Arial"/>
                    <w:sz w:val="16"/>
                    <w:szCs w:val="16"/>
                  </w:rPr>
                </w:rPrChange>
              </w:rPr>
            </w:pPr>
            <w:ins w:id="1452" w:author="Don Ferer" w:date="2026-07-26T11:09:00Z">
              <w:r w:rsidRPr="0051164F">
                <w:rPr>
                  <w:rFonts w:ascii="Arial Narrow" w:eastAsia="Times New Roman" w:hAnsi="Arial Narrow" w:cs="Arial"/>
                  <w:sz w:val="16"/>
                  <w:szCs w:val="16"/>
                  <w:highlight w:val="green"/>
                  <w:rPrChange w:id="1453" w:author="Don Ferer" w:date="2026-07-30T08:52:00Z">
                    <w:rPr>
                      <w:rFonts w:ascii="Arial Narrow" w:eastAsia="Times New Roman" w:hAnsi="Arial Narrow" w:cs="Arial"/>
                      <w:sz w:val="16"/>
                      <w:szCs w:val="16"/>
                    </w:rPr>
                  </w:rPrChange>
                </w:rPr>
                <w:t>9 mois</w:t>
              </w:r>
            </w:ins>
          </w:p>
        </w:tc>
      </w:tr>
      <w:tr w:rsidR="00AB65B7" w:rsidRPr="00334580" w14:paraId="713D528B" w14:textId="77777777" w:rsidTr="00654437">
        <w:tblPrEx>
          <w:tblW w:w="5165" w:type="pct"/>
          <w:jc w:val="center"/>
          <w:tblCellMar>
            <w:left w:w="70" w:type="dxa"/>
            <w:right w:w="70" w:type="dxa"/>
          </w:tblCellMar>
          <w:tblPrExChange w:id="1454" w:author="Don Ferer" w:date="2026-07-29T16:38:00Z">
            <w:tblPrEx>
              <w:tblW w:w="5165" w:type="pct"/>
              <w:jc w:val="center"/>
              <w:tblCellMar>
                <w:left w:w="70" w:type="dxa"/>
                <w:right w:w="70" w:type="dxa"/>
              </w:tblCellMar>
            </w:tblPrEx>
          </w:tblPrExChange>
        </w:tblPrEx>
        <w:trPr>
          <w:trHeight w:val="233"/>
          <w:jc w:val="center"/>
          <w:trPrChange w:id="1455" w:author="Don Ferer" w:date="2026-07-29T16:38:00Z">
            <w:trPr>
              <w:gridBefore w:val="2"/>
              <w:trHeight w:val="233"/>
              <w:jc w:val="center"/>
            </w:trPr>
          </w:trPrChange>
        </w:trPr>
        <w:tc>
          <w:tcPr>
            <w:tcW w:w="9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PrChange w:id="1456" w:author="Don Ferer" w:date="2026-07-29T16:38:00Z">
              <w:tcPr>
                <w:tcW w:w="983" w:type="pct"/>
                <w:gridSpan w:val="3"/>
                <w:vMerge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0977AAAD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1457" w:author="Don Ferer" w:date="2026-07-29T16:38:00Z">
              <w:tcPr>
                <w:tcW w:w="111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4EDB682B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Aide-électricien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1458" w:author="Don Ferer" w:date="2026-07-29T16:38:00Z">
              <w:tcPr>
                <w:tcW w:w="1479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523811BC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1459" w:author="Don Ferer" w:date="2026-07-29T16:38:00Z">
              <w:tcPr>
                <w:tcW w:w="573" w:type="pct"/>
                <w:gridSpan w:val="4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4C0D4A83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1460" w:author="Don Ferer" w:date="2026-07-29T16:38:00Z">
              <w:tcPr>
                <w:tcW w:w="513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34F06F0A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>60</w:t>
            </w: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tcPrChange w:id="1461" w:author="Don Ferer" w:date="2026-07-29T16:38:00Z">
              <w:tcPr>
                <w:tcW w:w="33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06E0983F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AB65B7" w:rsidRPr="00334580" w14:paraId="065A3A05" w14:textId="77777777" w:rsidTr="00654437">
        <w:tblPrEx>
          <w:tblW w:w="5165" w:type="pct"/>
          <w:jc w:val="center"/>
          <w:tblCellMar>
            <w:left w:w="70" w:type="dxa"/>
            <w:right w:w="70" w:type="dxa"/>
          </w:tblCellMar>
          <w:tblPrExChange w:id="1462" w:author="Don Ferer" w:date="2026-07-29T16:38:00Z">
            <w:tblPrEx>
              <w:tblW w:w="5165" w:type="pct"/>
              <w:jc w:val="center"/>
              <w:tblCellMar>
                <w:left w:w="70" w:type="dxa"/>
                <w:right w:w="70" w:type="dxa"/>
              </w:tblCellMar>
            </w:tblPrEx>
          </w:tblPrExChange>
        </w:tblPrEx>
        <w:trPr>
          <w:trHeight w:val="284"/>
          <w:jc w:val="center"/>
          <w:trPrChange w:id="1463" w:author="Don Ferer" w:date="2026-07-29T16:38:00Z">
            <w:trPr>
              <w:gridBefore w:val="2"/>
              <w:trHeight w:val="284"/>
              <w:jc w:val="center"/>
            </w:trPr>
          </w:trPrChange>
        </w:trPr>
        <w:tc>
          <w:tcPr>
            <w:tcW w:w="9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464" w:author="Don Ferer" w:date="2026-07-29T16:38:00Z">
              <w:tcPr>
                <w:tcW w:w="983" w:type="pct"/>
                <w:gridSpan w:val="3"/>
                <w:vMerge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58949E66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465" w:author="Don Ferer" w:date="2026-07-29T16:38:00Z">
              <w:tcPr>
                <w:tcW w:w="111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588D8B4A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Couturier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466" w:author="Don Ferer" w:date="2026-07-29T16:38:00Z">
              <w:tcPr>
                <w:tcW w:w="1479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492586B9" w14:textId="77777777" w:rsidR="00AB65B7" w:rsidRPr="00334580" w:rsidRDefault="00AB65B7" w:rsidP="00AB65B7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467" w:author="Don Ferer" w:date="2026-07-29T16:38:00Z">
              <w:tcPr>
                <w:tcW w:w="573" w:type="pct"/>
                <w:gridSpan w:val="4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3FAE562D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468" w:author="Don Ferer" w:date="2026-07-29T16:38:00Z">
              <w:tcPr>
                <w:tcW w:w="513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1E2CD690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>60</w:t>
            </w: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469" w:author="Don Ferer" w:date="2026-07-29T16:38:00Z">
              <w:tcPr>
                <w:tcW w:w="336" w:type="pct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39302077" w14:textId="77777777" w:rsidR="00AB65B7" w:rsidRPr="00334580" w:rsidRDefault="00AB65B7" w:rsidP="00AB65B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</w:tbl>
    <w:p w14:paraId="68C8CDF9" w14:textId="77777777" w:rsidR="004B172B" w:rsidRPr="00F42CD8" w:rsidRDefault="004B172B" w:rsidP="00F42CD8">
      <w:pPr>
        <w:spacing w:line="276" w:lineRule="auto"/>
        <w:ind w:right="35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7A92B3B4" w14:textId="77777777" w:rsidR="00443541" w:rsidRDefault="00F42CD8" w:rsidP="004E5214">
      <w:pPr>
        <w:pStyle w:val="Paragraphedeliste"/>
        <w:numPr>
          <w:ilvl w:val="0"/>
          <w:numId w:val="17"/>
        </w:numPr>
        <w:spacing w:line="276" w:lineRule="auto"/>
        <w:ind w:right="35"/>
        <w:jc w:val="both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noProof/>
          <w:sz w:val="24"/>
          <w:szCs w:val="24"/>
          <w:u w:val="single"/>
          <w14:ligatures w14:val="standardContextual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7012E8A" wp14:editId="63633953">
                <wp:simplePos x="0" y="0"/>
                <wp:positionH relativeFrom="column">
                  <wp:posOffset>2809306</wp:posOffset>
                </wp:positionH>
                <wp:positionV relativeFrom="paragraph">
                  <wp:posOffset>-187960</wp:posOffset>
                </wp:positionV>
                <wp:extent cx="3287486" cy="1981187"/>
                <wp:effectExtent l="0" t="0" r="0" b="26035"/>
                <wp:wrapNone/>
                <wp:docPr id="2141421664" name="Groupe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7486" cy="1981187"/>
                          <a:chOff x="53043" y="19001"/>
                          <a:chExt cx="3462831" cy="2309930"/>
                        </a:xfrm>
                      </wpg:grpSpPr>
                      <wps:wsp>
                        <wps:cNvPr id="1621599099" name="Zone de texte 6"/>
                        <wps:cNvSpPr txBox="1"/>
                        <wps:spPr>
                          <a:xfrm>
                            <a:off x="484412" y="1484346"/>
                            <a:ext cx="1538514" cy="6434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C19C3D" w14:textId="77777777" w:rsidR="000813C0" w:rsidRDefault="000813C0">
                              <w:r>
                                <w:rPr>
                                  <w:noProof/>
                                  <w14:ligatures w14:val="standardContextual"/>
                                </w:rPr>
                                <w:drawing>
                                  <wp:inline distT="0" distB="0" distL="0" distR="0" wp14:anchorId="12F6B8B3" wp14:editId="1E1860E7">
                                    <wp:extent cx="1117990" cy="486236"/>
                                    <wp:effectExtent l="0" t="0" r="0" b="0"/>
                                    <wp:docPr id="633354888" name="Image 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81995462" name="Image 7"/>
                                            <pic:cNvPicPr/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184861" cy="51532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29650339" name="Groupe 15"/>
                        <wpg:cNvGrpSpPr/>
                        <wpg:grpSpPr>
                          <a:xfrm>
                            <a:off x="53043" y="19001"/>
                            <a:ext cx="3462831" cy="2309930"/>
                            <a:chOff x="53043" y="19001"/>
                            <a:chExt cx="3462831" cy="2309930"/>
                          </a:xfrm>
                        </wpg:grpSpPr>
                        <wps:wsp>
                          <wps:cNvPr id="497840560" name="Zone de texte 5"/>
                          <wps:cNvSpPr txBox="1"/>
                          <wps:spPr>
                            <a:xfrm>
                              <a:off x="1699774" y="589031"/>
                              <a:ext cx="1816100" cy="17399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5CBC345" w14:textId="77777777" w:rsidR="000813C0" w:rsidRDefault="000813C0" w:rsidP="004E5214">
                                <w:r>
                                  <w:rPr>
                                    <w:rFonts w:ascii="Arial" w:hAnsi="Arial" w:cs="Arial"/>
                                    <w:b/>
                                    <w:i/>
                                    <w:iCs/>
                                    <w:noProof/>
                                    <w:color w:val="EE0000"/>
                                    <w:sz w:val="32"/>
                                    <w:szCs w:val="32"/>
                                    <w14:ligatures w14:val="standardContextual"/>
                                  </w:rPr>
                                  <w:drawing>
                                    <wp:inline distT="0" distB="0" distL="0" distR="0" wp14:anchorId="284A4866" wp14:editId="44C839A9">
                                      <wp:extent cx="1267818" cy="1267818"/>
                                      <wp:effectExtent l="0" t="0" r="2540" b="2540"/>
                                      <wp:docPr id="88898809" name="Image 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802594631" name="Image 802594631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93689" cy="129368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90718972" name="Groupe 14"/>
                          <wpg:cNvGrpSpPr/>
                          <wpg:grpSpPr>
                            <a:xfrm rot="368527">
                              <a:off x="53043" y="19001"/>
                              <a:ext cx="2229923" cy="2271825"/>
                              <a:chOff x="54774" y="13211"/>
                              <a:chExt cx="2229923" cy="2271825"/>
                            </a:xfrm>
                          </wpg:grpSpPr>
                          <wps:wsp>
                            <wps:cNvPr id="338300215" name="Arc 8"/>
                            <wps:cNvSpPr/>
                            <wps:spPr>
                              <a:xfrm rot="8686882">
                                <a:off x="54774" y="13211"/>
                                <a:ext cx="2229923" cy="2271825"/>
                              </a:xfrm>
                              <a:prstGeom prst="arc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9531361" name="Triangle 13"/>
                            <wps:cNvSpPr/>
                            <wps:spPr>
                              <a:xfrm rot="3414909">
                                <a:off x="1765934" y="1935873"/>
                                <a:ext cx="130591" cy="177800"/>
                              </a:xfrm>
                              <a:prstGeom prst="triangl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012E8A" id="Groupe 16" o:spid="_x0000_s1026" style="position:absolute;left:0;text-align:left;margin-left:221.2pt;margin-top:-14.8pt;width:258.85pt;height:156pt;z-index:251667456;mso-width-relative:margin;mso-height-relative:margin" coordorigin="530,190" coordsize="34628,23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6" o:spid="_x0000_s1027" type="#_x0000_t202" style="position:absolute;left:4844;top:14843;width:15385;height:6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2MwckA&#10;AADjAAAADwAAAGRycy9kb3ducmV2LnhtbERPS2vCQBC+F/oflil4qxsDikndBAlIpdiDj4u3aXZM&#10;QrOzaXYbU399t1DwON97VvloWjFQ7xrLCmbTCARxaXXDlYLTcfO8BOE8ssbWMin4IQd59viwwlTb&#10;K+9pOPhKhBB2KSqove9SKV1Zk0E3tR1x4C62N+jD2VdS93gN4aaVcRQtpMGGQ0ONHRU1lZ+Hb6Pg&#10;rdi84/4jNstbW7zuLuvu63SeKzV5GtcvIDyN/i7+d291mL+IZ/MkiZIE/n4KAMjsF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AH2MwckAAADjAAAADwAAAAAAAAAAAAAAAACYAgAA&#10;ZHJzL2Rvd25yZXYueG1sUEsFBgAAAAAEAAQA9QAAAI4DAAAAAA==&#10;" filled="f" stroked="f" strokeweight=".5pt">
                  <v:textbox>
                    <w:txbxContent>
                      <w:p w14:paraId="28C19C3D" w14:textId="77777777" w:rsidR="000813C0" w:rsidRDefault="000813C0">
                        <w:r>
                          <w:rPr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12F6B8B3" wp14:editId="1E1860E7">
                              <wp:extent cx="1117990" cy="486236"/>
                              <wp:effectExtent l="0" t="0" r="0" b="0"/>
                              <wp:docPr id="633354888" name="Image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81995462" name="Image 7"/>
                                      <pic:cNvPicPr/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84861" cy="51532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group id="Groupe 15" o:spid="_x0000_s1028" style="position:absolute;left:530;top:190;width:34628;height:23099" coordorigin="530,190" coordsize="34628,230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O0qI2MoA&#10;AADiAAAADwAAAAAAAAAAAAAAAACqAgAAZHJzL2Rvd25yZXYueG1sUEsFBgAAAAAEAAQA+gAAAKED&#10;AAAAAA==&#10;">
                  <v:shape id="_x0000_s1029" type="#_x0000_t202" style="position:absolute;left:16997;top:5890;width:18161;height:173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a7h8oA&#10;AADiAAAADwAAAGRycy9kb3ducmV2LnhtbESPy2rCQBSG9wXfYThCd3WieInRUSQgLVIXXjbujplj&#10;EsyciZmpxj59Z1Fw+fPf+ObL1lTiTo0rLSvo9yIQxJnVJecKjof1RwzCeWSNlWVS8CQHy0XnbY6J&#10;tg/e0X3vcxFG2CWooPC+TqR0WUEGXc/WxMG72MagD7LJpW7wEcZNJQdRNJYGSw4PBdaUFpRd9z9G&#10;wSZdb3F3Hpj4t0o/vy+r+nY8jZR677arGQhPrX+F/9tfWsFwOomH0WgcIAJSwAG5+AM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Jm2u4fKAAAA4gAAAA8AAAAAAAAAAAAAAAAAmAIA&#10;AGRycy9kb3ducmV2LnhtbFBLBQYAAAAABAAEAPUAAACPAwAAAAA=&#10;" filled="f" stroked="f" strokeweight=".5pt">
                    <v:textbox>
                      <w:txbxContent>
                        <w:p w14:paraId="05CBC345" w14:textId="77777777" w:rsidR="000813C0" w:rsidRDefault="000813C0" w:rsidP="004E5214">
                          <w:r>
                            <w:rPr>
                              <w:rFonts w:ascii="Arial" w:hAnsi="Arial" w:cs="Arial"/>
                              <w:b/>
                              <w:i/>
                              <w:iCs/>
                              <w:noProof/>
                              <w:color w:val="EE0000"/>
                              <w:sz w:val="32"/>
                              <w:szCs w:val="32"/>
                              <w14:ligatures w14:val="standardContextual"/>
                            </w:rPr>
                            <w:drawing>
                              <wp:inline distT="0" distB="0" distL="0" distR="0" wp14:anchorId="284A4866" wp14:editId="44C839A9">
                                <wp:extent cx="1267818" cy="1267818"/>
                                <wp:effectExtent l="0" t="0" r="2540" b="2540"/>
                                <wp:docPr id="88898809" name="Image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02594631" name="Image 802594631"/>
                                        <pic:cNvPicPr/>
                                      </pic:nvPicPr>
                                      <pic:blipFill>
                                        <a:blip r:embed="rId10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293689" cy="129368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group id="Groupe 14" o:spid="_x0000_s1030" style="position:absolute;left:530;top:190;width:22299;height:22718;rotation:402530fd" coordorigin="547,132" coordsize="22299,227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ApptAnL&#10;AAAA4gAAAA8AAAAAAAAAAAAAAAAAqgIAAGRycy9kb3ducmV2LnhtbFBLBQYAAAAABAAEAPoAAACi&#10;AwAAAAA=&#10;">
                    <v:shape id="Arc 8" o:spid="_x0000_s1031" style="position:absolute;left:547;top:132;width:22299;height:22718;rotation:9488392fd;visibility:visible;mso-wrap-style:square;v-text-anchor:middle" coordsize="2229923,22718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UltsYA&#10;AADiAAAADwAAAGRycy9kb3ducmV2LnhtbERPXUvDMBR9F/Yfwh345pKuTLdu2RCZIMoerLK9Xppr&#10;U2xuShPb+u+NIPh4vjm7w+RaMVAfGs8asoUCQVx503Ct4f3t8WYNIkRkg61n0vBNAQ772dUOC+NH&#10;fqWhjLVIJRwK1GBj7AopQ2XJYVj4jjhpH753GBPsa2l6HFO5a+VSqVvpsOG0YLGjB0vVZ/nlNLxc&#10;TuVmPK7O9ng3JKrNSvucaX09n+63ICJN8d/8l34yGvJ8nSu1zFbweyndAbn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qUltsYAAADiAAAADwAAAAAAAAAAAAAAAACYAgAAZHJz&#10;L2Rvd25yZXYueG1sUEsFBgAAAAAEAAQA9QAAAIsDAAAAAA==&#10;" path="m1114961,nsc1730738,,2229923,508566,2229923,1135913r-1114961,c1114962,757275,1114961,378638,1114961,xem1114961,nfc1730738,,2229923,508566,2229923,1135913e" filled="f" strokecolor="black [3200]" strokeweight="1pt">
                      <v:stroke joinstyle="miter"/>
                      <v:path arrowok="t" o:connecttype="custom" o:connectlocs="1114961,0;2229923,1135913" o:connectangles="0,0"/>
                    </v:shape>
                    <v:shapetype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Triangle 13" o:spid="_x0000_s1032" type="#_x0000_t5" style="position:absolute;left:17659;top:19358;width:1306;height:1778;rotation:3729991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Yg4ccA&#10;AADiAAAADwAAAGRycy9kb3ducmV2LnhtbERPXUvDMBR9F/Yfwh345tKuc2i3bOhA9GWOVUEfL81d&#10;U9rcdE1c6783guDj4Xyvt6NtxYV6XztWkM4SEMSl0zVXCt7fnm7uQPiArLF1TAq+ycN2M7laY67d&#10;wEe6FKESMYR9jgpMCF0upS8NWfQz1xFH7uR6iyHCvpK6xyGG21bOk2QpLdYcGwx2tDNUNsWXVfD6&#10;OZfPi2G/yGxz2DfnwlTy41Gp6+n4sAIRaAz/4j/3i47z0/vbLM2WKfxeihjk5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HWIOHHAAAA4gAAAA8AAAAAAAAAAAAAAAAAmAIAAGRy&#10;cy9kb3ducmV2LnhtbFBLBQYAAAAABAAEAPUAAACMAwAAAAA=&#10;" fillcolor="black [3200]" strokecolor="black [480]" strokeweight="1pt"/>
                  </v:group>
                </v:group>
              </v:group>
            </w:pict>
          </mc:Fallback>
        </mc:AlternateContent>
      </w:r>
      <w:r w:rsidR="00DF0602" w:rsidRPr="004B172B">
        <w:rPr>
          <w:rFonts w:ascii="Arial" w:hAnsi="Arial" w:cs="Arial"/>
          <w:b/>
          <w:sz w:val="28"/>
          <w:szCs w:val="28"/>
          <w:u w:val="single"/>
        </w:rPr>
        <w:t>Modalités d’inscription </w:t>
      </w:r>
    </w:p>
    <w:p w14:paraId="6904EFF5" w14:textId="77777777" w:rsidR="004E5214" w:rsidRPr="00F42CD8" w:rsidRDefault="004E5214" w:rsidP="00443541">
      <w:pPr>
        <w:pStyle w:val="Paragraphedeliste"/>
        <w:spacing w:line="276" w:lineRule="auto"/>
        <w:ind w:left="871" w:right="35"/>
        <w:jc w:val="both"/>
        <w:rPr>
          <w:rFonts w:ascii="Arial" w:hAnsi="Arial" w:cs="Arial"/>
          <w:b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9B1325" wp14:editId="083A6529">
                <wp:simplePos x="0" y="0"/>
                <wp:positionH relativeFrom="column">
                  <wp:posOffset>12700</wp:posOffset>
                </wp:positionH>
                <wp:positionV relativeFrom="paragraph">
                  <wp:posOffset>203200</wp:posOffset>
                </wp:positionV>
                <wp:extent cx="4152900" cy="1155700"/>
                <wp:effectExtent l="0" t="0" r="0" b="0"/>
                <wp:wrapNone/>
                <wp:docPr id="557483873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2900" cy="1155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2C42FB" w14:textId="77777777" w:rsidR="000813C0" w:rsidRPr="004847C0" w:rsidRDefault="000813C0" w:rsidP="004E5214">
                            <w:pPr>
                              <w:spacing w:line="276" w:lineRule="auto"/>
                              <w:ind w:right="35"/>
                              <w:jc w:val="both"/>
                              <w:rPr>
                                <w:rFonts w:ascii="Arial" w:hAnsi="Arial" w:cs="Arial"/>
                                <w:bCs/>
                                <w:i/>
                                <w:iCs/>
                                <w:color w:val="auto"/>
                                <w:sz w:val="32"/>
                                <w:szCs w:val="32"/>
                              </w:rPr>
                            </w:pPr>
                            <w:r w:rsidRPr="004847C0">
                              <w:rPr>
                                <w:rFonts w:ascii="Arial" w:hAnsi="Arial" w:cs="Arial"/>
                                <w:bCs/>
                                <w:i/>
                                <w:iCs/>
                                <w:color w:val="auto"/>
                                <w:sz w:val="32"/>
                                <w:szCs w:val="32"/>
                              </w:rPr>
                              <w:t>Les inscriptions se font exclusivement à travers la plateforme dont l’adresse est :</w:t>
                            </w:r>
                          </w:p>
                          <w:p w14:paraId="411280E8" w14:textId="77777777" w:rsidR="000813C0" w:rsidRDefault="000813C0" w:rsidP="004E5214">
                            <w:pPr>
                              <w:spacing w:line="276" w:lineRule="auto"/>
                              <w:ind w:right="35"/>
                              <w:jc w:val="both"/>
                              <w:rPr>
                                <w:rFonts w:ascii="Arial" w:hAnsi="Arial" w:cs="Arial"/>
                                <w:b/>
                                <w:i/>
                                <w:iCs/>
                                <w:color w:val="EE0000"/>
                                <w:sz w:val="32"/>
                                <w:szCs w:val="32"/>
                              </w:rPr>
                            </w:pPr>
                            <w:r w:rsidRPr="00235D9E">
                              <w:rPr>
                                <w:rFonts w:ascii="Arial" w:hAnsi="Arial" w:cs="Arial"/>
                                <w:b/>
                                <w:i/>
                                <w:iCs/>
                                <w:color w:val="EE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hyperlink r:id="rId11" w:history="1">
                              <w:r w:rsidRPr="007B7A22">
                                <w:rPr>
                                  <w:rStyle w:val="Lienhypertexte"/>
                                  <w:rFonts w:ascii="Arial" w:hAnsi="Arial" w:cs="Arial"/>
                                  <w:b/>
                                  <w:i/>
                                  <w:iCs/>
                                  <w:sz w:val="32"/>
                                  <w:szCs w:val="32"/>
                                </w:rPr>
                                <w:t>https://yupaan.bsb.gov.bf</w:t>
                              </w:r>
                            </w:hyperlink>
                          </w:p>
                          <w:p w14:paraId="7DE8296E" w14:textId="77777777" w:rsidR="000813C0" w:rsidRDefault="000813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B1325" id="Zone de texte 5" o:spid="_x0000_s1033" type="#_x0000_t202" style="position:absolute;left:0;text-align:left;margin-left:1pt;margin-top:16pt;width:327pt;height:9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" filled="f" stroked="f" strokeweight=".5pt">
                <v:textbox>
                  <w:txbxContent>
                    <w:p w14:paraId="542C42FB" w14:textId="77777777" w:rsidR="000813C0" w:rsidRPr="004847C0" w:rsidRDefault="000813C0" w:rsidP="004E5214">
                      <w:pPr>
                        <w:spacing w:line="276" w:lineRule="auto"/>
                        <w:ind w:right="35"/>
                        <w:jc w:val="both"/>
                        <w:rPr>
                          <w:rFonts w:ascii="Arial" w:hAnsi="Arial" w:cs="Arial"/>
                          <w:bCs/>
                          <w:i/>
                          <w:iCs/>
                          <w:color w:val="auto"/>
                          <w:sz w:val="32"/>
                          <w:szCs w:val="32"/>
                        </w:rPr>
                      </w:pPr>
                      <w:r w:rsidRPr="004847C0">
                        <w:rPr>
                          <w:rFonts w:ascii="Arial" w:hAnsi="Arial" w:cs="Arial"/>
                          <w:bCs/>
                          <w:i/>
                          <w:iCs/>
                          <w:color w:val="auto"/>
                          <w:sz w:val="32"/>
                          <w:szCs w:val="32"/>
                        </w:rPr>
                        <w:t>Les inscriptions se font exclusivement à travers la plateforme dont l’adresse est :</w:t>
                      </w:r>
                    </w:p>
                    <w:p w14:paraId="411280E8" w14:textId="77777777" w:rsidR="000813C0" w:rsidRDefault="000813C0" w:rsidP="004E5214">
                      <w:pPr>
                        <w:spacing w:line="276" w:lineRule="auto"/>
                        <w:ind w:right="35"/>
                        <w:jc w:val="both"/>
                        <w:rPr>
                          <w:rFonts w:ascii="Arial" w:hAnsi="Arial" w:cs="Arial"/>
                          <w:b/>
                          <w:i/>
                          <w:iCs/>
                          <w:color w:val="EE0000"/>
                          <w:sz w:val="32"/>
                          <w:szCs w:val="32"/>
                        </w:rPr>
                      </w:pPr>
                      <w:r w:rsidRPr="00235D9E">
                        <w:rPr>
                          <w:rFonts w:ascii="Arial" w:hAnsi="Arial" w:cs="Arial"/>
                          <w:b/>
                          <w:i/>
                          <w:iCs/>
                          <w:color w:val="EE0000"/>
                          <w:sz w:val="32"/>
                          <w:szCs w:val="32"/>
                        </w:rPr>
                        <w:t xml:space="preserve"> </w:t>
                      </w:r>
                      <w:hyperlink r:id="rId12" w:history="1">
                        <w:r w:rsidRPr="007B7A22">
                          <w:rPr>
                            <w:rStyle w:val="Lienhypertexte"/>
                            <w:rFonts w:ascii="Arial" w:hAnsi="Arial" w:cs="Arial"/>
                            <w:b/>
                            <w:i/>
                            <w:iCs/>
                            <w:sz w:val="32"/>
                            <w:szCs w:val="32"/>
                          </w:rPr>
                          <w:t>https://yupaan.bsb.gov.bf</w:t>
                        </w:r>
                      </w:hyperlink>
                    </w:p>
                    <w:p w14:paraId="7DE8296E" w14:textId="77777777" w:rsidR="000813C0" w:rsidRDefault="000813C0"/>
                  </w:txbxContent>
                </v:textbox>
              </v:shape>
            </w:pict>
          </mc:Fallback>
        </mc:AlternateContent>
      </w:r>
    </w:p>
    <w:p w14:paraId="7D7675AC" w14:textId="77777777" w:rsidR="004E5214" w:rsidRDefault="004E5214" w:rsidP="004E5214">
      <w:pPr>
        <w:spacing w:line="276" w:lineRule="auto"/>
        <w:ind w:right="35"/>
        <w:jc w:val="both"/>
        <w:rPr>
          <w:rFonts w:ascii="Arial" w:hAnsi="Arial" w:cs="Arial"/>
          <w:b/>
          <w:sz w:val="28"/>
          <w:szCs w:val="28"/>
          <w:u w:val="single"/>
        </w:rPr>
      </w:pPr>
    </w:p>
    <w:p w14:paraId="448D485C" w14:textId="77777777" w:rsidR="004E5214" w:rsidRPr="004E5214" w:rsidRDefault="004E5214" w:rsidP="004E5214">
      <w:pPr>
        <w:spacing w:line="276" w:lineRule="auto"/>
        <w:ind w:right="35"/>
        <w:jc w:val="both"/>
        <w:rPr>
          <w:rFonts w:ascii="Arial" w:hAnsi="Arial" w:cs="Arial"/>
          <w:b/>
          <w:sz w:val="28"/>
          <w:szCs w:val="28"/>
          <w:u w:val="single"/>
        </w:rPr>
      </w:pPr>
    </w:p>
    <w:p w14:paraId="7B1DDB71" w14:textId="77777777" w:rsidR="004E5214" w:rsidRPr="00235D9E" w:rsidRDefault="004E5214" w:rsidP="006C1FB5">
      <w:pPr>
        <w:spacing w:line="276" w:lineRule="auto"/>
        <w:ind w:right="35"/>
        <w:jc w:val="both"/>
        <w:rPr>
          <w:rFonts w:ascii="Arial" w:hAnsi="Arial" w:cs="Arial"/>
          <w:b/>
          <w:i/>
          <w:iCs/>
          <w:color w:val="EE0000"/>
          <w:sz w:val="32"/>
          <w:szCs w:val="32"/>
        </w:rPr>
      </w:pPr>
    </w:p>
    <w:p w14:paraId="43787F14" w14:textId="77777777" w:rsidR="00F41C81" w:rsidRPr="00235D9E" w:rsidRDefault="0050141B" w:rsidP="00F42CD8">
      <w:pPr>
        <w:tabs>
          <w:tab w:val="left" w:pos="1539"/>
        </w:tabs>
        <w:spacing w:line="240" w:lineRule="auto"/>
        <w:rPr>
          <w:rFonts w:ascii="Arial" w:hAnsi="Arial" w:cs="Arial"/>
          <w:b/>
          <w:i/>
          <w:iCs/>
          <w:sz w:val="24"/>
          <w:szCs w:val="24"/>
        </w:rPr>
      </w:pPr>
      <w:r w:rsidRPr="00235D9E">
        <w:rPr>
          <w:rFonts w:ascii="Arial" w:hAnsi="Arial" w:cs="Arial"/>
          <w:b/>
          <w:i/>
          <w:iCs/>
          <w:sz w:val="24"/>
          <w:szCs w:val="24"/>
        </w:rPr>
        <w:t>NB :</w:t>
      </w:r>
    </w:p>
    <w:p w14:paraId="00AFF3DE" w14:textId="7792EF59" w:rsidR="00DF0602" w:rsidRPr="00235D9E" w:rsidRDefault="00494F94" w:rsidP="00F65148">
      <w:pPr>
        <w:pStyle w:val="Paragraphedeliste"/>
        <w:numPr>
          <w:ilvl w:val="0"/>
          <w:numId w:val="18"/>
        </w:numPr>
        <w:tabs>
          <w:tab w:val="left" w:pos="1539"/>
        </w:tabs>
        <w:spacing w:after="0" w:line="240" w:lineRule="auto"/>
        <w:rPr>
          <w:rFonts w:ascii="Arial" w:hAnsi="Arial" w:cs="Arial"/>
          <w:b/>
          <w:i/>
          <w:iCs/>
          <w:sz w:val="24"/>
          <w:szCs w:val="24"/>
        </w:rPr>
      </w:pPr>
      <w:r w:rsidRPr="00235D9E">
        <w:rPr>
          <w:rFonts w:ascii="Arial" w:hAnsi="Arial" w:cs="Arial"/>
          <w:b/>
          <w:i/>
          <w:iCs/>
          <w:sz w:val="24"/>
          <w:szCs w:val="24"/>
        </w:rPr>
        <w:t xml:space="preserve">Veillez à bien choisir le </w:t>
      </w:r>
      <w:ins w:id="1470" w:author="Don Ferer" w:date="2026-07-10T17:44:00Z">
        <w:r w:rsidR="00EF6A68">
          <w:rPr>
            <w:rFonts w:ascii="Arial" w:hAnsi="Arial" w:cs="Arial"/>
            <w:b/>
            <w:i/>
            <w:iCs/>
            <w:sz w:val="24"/>
            <w:szCs w:val="24"/>
          </w:rPr>
          <w:t>c</w:t>
        </w:r>
      </w:ins>
      <w:del w:id="1471" w:author="Don Ferer" w:date="2026-07-10T17:44:00Z">
        <w:r w:rsidRPr="00235D9E" w:rsidDel="00EF6A68">
          <w:rPr>
            <w:rFonts w:ascii="Arial" w:hAnsi="Arial" w:cs="Arial"/>
            <w:b/>
            <w:i/>
            <w:iCs/>
            <w:sz w:val="24"/>
            <w:szCs w:val="24"/>
          </w:rPr>
          <w:delText>C</w:delText>
        </w:r>
      </w:del>
      <w:r w:rsidRPr="00235D9E">
        <w:rPr>
          <w:rFonts w:ascii="Arial" w:hAnsi="Arial" w:cs="Arial"/>
          <w:b/>
          <w:i/>
          <w:iCs/>
          <w:sz w:val="24"/>
          <w:szCs w:val="24"/>
        </w:rPr>
        <w:t>entre de formation et le métier souhaités sur la plateforme</w:t>
      </w:r>
      <w:r w:rsidR="00F41C81" w:rsidRPr="00235D9E">
        <w:rPr>
          <w:rFonts w:ascii="Arial" w:hAnsi="Arial" w:cs="Arial"/>
          <w:b/>
          <w:i/>
          <w:iCs/>
          <w:sz w:val="24"/>
          <w:szCs w:val="24"/>
        </w:rPr>
        <w:t> ;</w:t>
      </w:r>
    </w:p>
    <w:p w14:paraId="792B37B4" w14:textId="02D15759" w:rsidR="00F41C81" w:rsidRPr="004B172B" w:rsidRDefault="00F41C81" w:rsidP="006C1FB5">
      <w:pPr>
        <w:pStyle w:val="Paragraphedeliste"/>
        <w:numPr>
          <w:ilvl w:val="0"/>
          <w:numId w:val="18"/>
        </w:numPr>
        <w:tabs>
          <w:tab w:val="left" w:pos="1539"/>
        </w:tabs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235D9E">
        <w:rPr>
          <w:rFonts w:ascii="Arial" w:hAnsi="Arial" w:cs="Arial"/>
          <w:b/>
          <w:i/>
          <w:iCs/>
          <w:sz w:val="24"/>
          <w:szCs w:val="24"/>
        </w:rPr>
        <w:t xml:space="preserve">Les inscriptions débutent le </w:t>
      </w:r>
      <w:r w:rsidRPr="00EF6A68">
        <w:rPr>
          <w:rFonts w:ascii="Arial" w:hAnsi="Arial" w:cs="Arial"/>
          <w:b/>
          <w:i/>
          <w:iCs/>
          <w:sz w:val="24"/>
          <w:szCs w:val="24"/>
          <w:highlight w:val="yellow"/>
          <w:rPrChange w:id="1472" w:author="Don Ferer" w:date="2026-07-10T17:45:00Z">
            <w:rPr>
              <w:rFonts w:ascii="Arial" w:hAnsi="Arial" w:cs="Arial"/>
              <w:b/>
              <w:i/>
              <w:iCs/>
              <w:sz w:val="24"/>
              <w:szCs w:val="24"/>
            </w:rPr>
          </w:rPrChange>
        </w:rPr>
        <w:t>1</w:t>
      </w:r>
      <w:r w:rsidRPr="00EF6A68">
        <w:rPr>
          <w:rFonts w:ascii="Arial" w:hAnsi="Arial" w:cs="Arial"/>
          <w:b/>
          <w:i/>
          <w:iCs/>
          <w:sz w:val="24"/>
          <w:szCs w:val="24"/>
          <w:highlight w:val="yellow"/>
          <w:vertAlign w:val="superscript"/>
          <w:rPrChange w:id="1473" w:author="Don Ferer" w:date="2026-07-10T17:45:00Z">
            <w:rPr>
              <w:rFonts w:ascii="Arial" w:hAnsi="Arial" w:cs="Arial"/>
              <w:b/>
              <w:i/>
              <w:iCs/>
              <w:sz w:val="24"/>
              <w:szCs w:val="24"/>
              <w:vertAlign w:val="superscript"/>
            </w:rPr>
          </w:rPrChange>
        </w:rPr>
        <w:t>er</w:t>
      </w:r>
      <w:r w:rsidRPr="00EF6A68">
        <w:rPr>
          <w:rFonts w:ascii="Arial" w:hAnsi="Arial" w:cs="Arial"/>
          <w:b/>
          <w:i/>
          <w:iCs/>
          <w:sz w:val="24"/>
          <w:szCs w:val="24"/>
          <w:highlight w:val="yellow"/>
          <w:rPrChange w:id="1474" w:author="Don Ferer" w:date="2026-07-10T17:45:00Z">
            <w:rPr>
              <w:rFonts w:ascii="Arial" w:hAnsi="Arial" w:cs="Arial"/>
              <w:b/>
              <w:i/>
              <w:iCs/>
              <w:sz w:val="24"/>
              <w:szCs w:val="24"/>
            </w:rPr>
          </w:rPrChange>
        </w:rPr>
        <w:t xml:space="preserve"> août </w:t>
      </w:r>
      <w:r w:rsidR="00A02073" w:rsidRPr="00EF6A68">
        <w:rPr>
          <w:rFonts w:ascii="Arial" w:hAnsi="Arial" w:cs="Arial"/>
          <w:b/>
          <w:i/>
          <w:iCs/>
          <w:sz w:val="24"/>
          <w:szCs w:val="24"/>
          <w:highlight w:val="yellow"/>
          <w:rPrChange w:id="1475" w:author="Don Ferer" w:date="2026-07-10T17:45:00Z">
            <w:rPr>
              <w:rFonts w:ascii="Arial" w:hAnsi="Arial" w:cs="Arial"/>
              <w:b/>
              <w:i/>
              <w:iCs/>
              <w:sz w:val="24"/>
              <w:szCs w:val="24"/>
            </w:rPr>
          </w:rPrChange>
        </w:rPr>
        <w:t xml:space="preserve">à 00H00 </w:t>
      </w:r>
      <w:r w:rsidRPr="00EF6A68">
        <w:rPr>
          <w:rFonts w:ascii="Arial" w:hAnsi="Arial" w:cs="Arial"/>
          <w:b/>
          <w:i/>
          <w:iCs/>
          <w:sz w:val="24"/>
          <w:szCs w:val="24"/>
          <w:highlight w:val="yellow"/>
          <w:rPrChange w:id="1476" w:author="Don Ferer" w:date="2026-07-10T17:45:00Z">
            <w:rPr>
              <w:rFonts w:ascii="Arial" w:hAnsi="Arial" w:cs="Arial"/>
              <w:b/>
              <w:i/>
              <w:iCs/>
              <w:sz w:val="24"/>
              <w:szCs w:val="24"/>
            </w:rPr>
          </w:rPrChange>
        </w:rPr>
        <w:t>jusqu’au 10 octobre 202</w:t>
      </w:r>
      <w:ins w:id="1477" w:author="Don Ferer" w:date="2026-07-09T10:40:00Z">
        <w:r w:rsidR="00512A14" w:rsidRPr="00EF6A68">
          <w:rPr>
            <w:rFonts w:ascii="Arial" w:hAnsi="Arial" w:cs="Arial"/>
            <w:b/>
            <w:i/>
            <w:iCs/>
            <w:sz w:val="24"/>
            <w:szCs w:val="24"/>
            <w:highlight w:val="yellow"/>
            <w:rPrChange w:id="1478" w:author="Don Ferer" w:date="2026-07-10T17:45:00Z">
              <w:rPr>
                <w:rFonts w:ascii="Arial" w:hAnsi="Arial" w:cs="Arial"/>
                <w:b/>
                <w:i/>
                <w:iCs/>
                <w:sz w:val="24"/>
                <w:szCs w:val="24"/>
              </w:rPr>
            </w:rPrChange>
          </w:rPr>
          <w:t>6</w:t>
        </w:r>
      </w:ins>
      <w:del w:id="1479" w:author="Don Ferer" w:date="2026-07-09T10:40:00Z">
        <w:r w:rsidRPr="00EF6A68" w:rsidDel="00512A14">
          <w:rPr>
            <w:rFonts w:ascii="Arial" w:hAnsi="Arial" w:cs="Arial"/>
            <w:b/>
            <w:i/>
            <w:iCs/>
            <w:sz w:val="24"/>
            <w:szCs w:val="24"/>
            <w:highlight w:val="yellow"/>
            <w:rPrChange w:id="1480" w:author="Don Ferer" w:date="2026-07-10T17:45:00Z">
              <w:rPr>
                <w:rFonts w:ascii="Arial" w:hAnsi="Arial" w:cs="Arial"/>
                <w:b/>
                <w:i/>
                <w:iCs/>
                <w:sz w:val="24"/>
                <w:szCs w:val="24"/>
              </w:rPr>
            </w:rPrChange>
          </w:rPr>
          <w:delText>5</w:delText>
        </w:r>
      </w:del>
      <w:r w:rsidRPr="00EF6A68">
        <w:rPr>
          <w:rFonts w:ascii="Arial" w:hAnsi="Arial" w:cs="Arial"/>
          <w:b/>
          <w:i/>
          <w:iCs/>
          <w:sz w:val="24"/>
          <w:szCs w:val="24"/>
          <w:highlight w:val="yellow"/>
          <w:rPrChange w:id="1481" w:author="Don Ferer" w:date="2026-07-10T17:45:00Z">
            <w:rPr>
              <w:rFonts w:ascii="Arial" w:hAnsi="Arial" w:cs="Arial"/>
              <w:b/>
              <w:i/>
              <w:iCs/>
              <w:sz w:val="24"/>
              <w:szCs w:val="24"/>
            </w:rPr>
          </w:rPrChange>
        </w:rPr>
        <w:t xml:space="preserve"> à </w:t>
      </w:r>
      <w:r w:rsidR="00A02073" w:rsidRPr="00EF6A68">
        <w:rPr>
          <w:rFonts w:ascii="Arial" w:hAnsi="Arial" w:cs="Arial"/>
          <w:b/>
          <w:i/>
          <w:iCs/>
          <w:sz w:val="24"/>
          <w:szCs w:val="24"/>
          <w:highlight w:val="yellow"/>
          <w:rPrChange w:id="1482" w:author="Don Ferer" w:date="2026-07-10T17:45:00Z">
            <w:rPr>
              <w:rFonts w:ascii="Arial" w:hAnsi="Arial" w:cs="Arial"/>
              <w:b/>
              <w:i/>
              <w:iCs/>
              <w:sz w:val="24"/>
              <w:szCs w:val="24"/>
            </w:rPr>
          </w:rPrChange>
        </w:rPr>
        <w:t>23</w:t>
      </w:r>
      <w:r w:rsidRPr="00EF6A68">
        <w:rPr>
          <w:rFonts w:ascii="Arial" w:hAnsi="Arial" w:cs="Arial"/>
          <w:b/>
          <w:i/>
          <w:iCs/>
          <w:sz w:val="24"/>
          <w:szCs w:val="24"/>
          <w:highlight w:val="yellow"/>
          <w:rPrChange w:id="1483" w:author="Don Ferer" w:date="2026-07-10T17:45:00Z">
            <w:rPr>
              <w:rFonts w:ascii="Arial" w:hAnsi="Arial" w:cs="Arial"/>
              <w:b/>
              <w:i/>
              <w:iCs/>
              <w:sz w:val="24"/>
              <w:szCs w:val="24"/>
            </w:rPr>
          </w:rPrChange>
        </w:rPr>
        <w:t>H</w:t>
      </w:r>
      <w:r w:rsidR="00A02073" w:rsidRPr="00EF6A68">
        <w:rPr>
          <w:rFonts w:ascii="Arial" w:hAnsi="Arial" w:cs="Arial"/>
          <w:b/>
          <w:i/>
          <w:iCs/>
          <w:sz w:val="24"/>
          <w:szCs w:val="24"/>
          <w:highlight w:val="yellow"/>
          <w:rPrChange w:id="1484" w:author="Don Ferer" w:date="2026-07-10T17:45:00Z">
            <w:rPr>
              <w:rFonts w:ascii="Arial" w:hAnsi="Arial" w:cs="Arial"/>
              <w:b/>
              <w:i/>
              <w:iCs/>
              <w:sz w:val="24"/>
              <w:szCs w:val="24"/>
            </w:rPr>
          </w:rPrChange>
        </w:rPr>
        <w:t>59</w:t>
      </w:r>
      <w:r w:rsidR="004B172B">
        <w:rPr>
          <w:rFonts w:ascii="Arial" w:hAnsi="Arial" w:cs="Arial"/>
          <w:b/>
          <w:i/>
          <w:iCs/>
          <w:sz w:val="24"/>
          <w:szCs w:val="24"/>
        </w:rPr>
        <w:t>.</w:t>
      </w:r>
    </w:p>
    <w:p w14:paraId="0A04ED1B" w14:textId="77777777" w:rsidR="00DF0602" w:rsidRPr="00F65148" w:rsidRDefault="00DF0602" w:rsidP="00F42CD8">
      <w:pPr>
        <w:tabs>
          <w:tab w:val="left" w:pos="1539"/>
        </w:tabs>
        <w:spacing w:line="240" w:lineRule="auto"/>
        <w:rPr>
          <w:rFonts w:ascii="Arial" w:hAnsi="Arial" w:cs="Arial"/>
          <w:i/>
          <w:iCs/>
          <w:sz w:val="16"/>
          <w:szCs w:val="16"/>
        </w:rPr>
      </w:pPr>
    </w:p>
    <w:p w14:paraId="7A08D549" w14:textId="77777777" w:rsidR="00CD087A" w:rsidRDefault="00CD087A" w:rsidP="000308BF">
      <w:pPr>
        <w:pStyle w:val="Paragraphedeliste"/>
        <w:numPr>
          <w:ilvl w:val="0"/>
          <w:numId w:val="17"/>
        </w:numPr>
        <w:spacing w:line="240" w:lineRule="auto"/>
        <w:ind w:right="35"/>
        <w:jc w:val="both"/>
        <w:rPr>
          <w:rFonts w:ascii="Arial" w:hAnsi="Arial" w:cs="Arial"/>
          <w:b/>
          <w:sz w:val="28"/>
          <w:szCs w:val="28"/>
          <w:u w:val="single"/>
        </w:rPr>
      </w:pPr>
      <w:r w:rsidRPr="004B172B">
        <w:rPr>
          <w:rFonts w:ascii="Arial" w:hAnsi="Arial" w:cs="Arial"/>
          <w:b/>
          <w:sz w:val="28"/>
          <w:szCs w:val="28"/>
          <w:u w:val="single"/>
        </w:rPr>
        <w:lastRenderedPageBreak/>
        <w:t>Conditions d</w:t>
      </w:r>
      <w:r w:rsidR="00F806C8" w:rsidRPr="004B172B">
        <w:rPr>
          <w:rFonts w:ascii="Arial" w:hAnsi="Arial" w:cs="Arial"/>
          <w:b/>
          <w:sz w:val="28"/>
          <w:szCs w:val="28"/>
          <w:u w:val="single"/>
        </w:rPr>
        <w:t>e candidature</w:t>
      </w:r>
      <w:r w:rsidR="002441E6" w:rsidRPr="004847C0">
        <w:rPr>
          <w:rFonts w:ascii="Arial" w:hAnsi="Arial" w:cs="Arial"/>
          <w:b/>
          <w:sz w:val="28"/>
          <w:szCs w:val="28"/>
        </w:rPr>
        <w:t> </w:t>
      </w:r>
    </w:p>
    <w:p w14:paraId="3FEB3F5D" w14:textId="77777777" w:rsidR="004B172B" w:rsidRPr="004B172B" w:rsidRDefault="004B172B" w:rsidP="000308BF">
      <w:pPr>
        <w:pStyle w:val="Paragraphedeliste"/>
        <w:spacing w:after="0" w:line="240" w:lineRule="auto"/>
        <w:ind w:left="871" w:right="35"/>
        <w:jc w:val="both"/>
        <w:rPr>
          <w:rFonts w:ascii="Arial" w:hAnsi="Arial" w:cs="Arial"/>
          <w:b/>
          <w:sz w:val="28"/>
          <w:szCs w:val="28"/>
          <w:u w:val="single"/>
        </w:rPr>
      </w:pPr>
    </w:p>
    <w:p w14:paraId="3EEAB790" w14:textId="77777777" w:rsidR="00CD087A" w:rsidRPr="00F7016D" w:rsidRDefault="00CD087A" w:rsidP="000308BF">
      <w:pPr>
        <w:pStyle w:val="Paragraphedeliste"/>
        <w:numPr>
          <w:ilvl w:val="0"/>
          <w:numId w:val="1"/>
        </w:numPr>
        <w:spacing w:line="240" w:lineRule="auto"/>
        <w:ind w:right="35"/>
        <w:jc w:val="both"/>
        <w:rPr>
          <w:rFonts w:ascii="Arial" w:hAnsi="Arial" w:cs="Arial"/>
          <w:bCs/>
          <w:sz w:val="24"/>
          <w:szCs w:val="24"/>
        </w:rPr>
      </w:pPr>
      <w:r w:rsidRPr="00F7016D">
        <w:rPr>
          <w:rFonts w:ascii="Arial" w:hAnsi="Arial" w:cs="Arial"/>
          <w:bCs/>
          <w:sz w:val="24"/>
          <w:szCs w:val="24"/>
        </w:rPr>
        <w:t>avoir seize (16) ans au moins à la date du début effectif des cours ;</w:t>
      </w:r>
    </w:p>
    <w:p w14:paraId="4D90F4EA" w14:textId="77777777" w:rsidR="00CD087A" w:rsidRPr="00F7016D" w:rsidRDefault="00CD087A" w:rsidP="000308BF">
      <w:pPr>
        <w:pStyle w:val="Paragraphedeliste"/>
        <w:numPr>
          <w:ilvl w:val="0"/>
          <w:numId w:val="1"/>
        </w:numPr>
        <w:spacing w:line="240" w:lineRule="auto"/>
        <w:ind w:right="35"/>
        <w:jc w:val="both"/>
        <w:rPr>
          <w:rFonts w:ascii="Arial" w:hAnsi="Arial" w:cs="Arial"/>
          <w:bCs/>
          <w:sz w:val="24"/>
          <w:szCs w:val="24"/>
        </w:rPr>
      </w:pPr>
      <w:r w:rsidRPr="00F7016D">
        <w:rPr>
          <w:rFonts w:ascii="Arial" w:hAnsi="Arial" w:cs="Arial"/>
          <w:bCs/>
          <w:sz w:val="24"/>
          <w:szCs w:val="24"/>
        </w:rPr>
        <w:t>avoir vingt-deux (22) ans au plus pour les postulants à l'internat ;</w:t>
      </w:r>
    </w:p>
    <w:p w14:paraId="4D109A89" w14:textId="0A2D5FC2" w:rsidR="00CD087A" w:rsidRPr="00F7016D" w:rsidRDefault="00CD087A" w:rsidP="000308BF">
      <w:pPr>
        <w:pStyle w:val="Paragraphedeliste"/>
        <w:numPr>
          <w:ilvl w:val="0"/>
          <w:numId w:val="1"/>
        </w:numPr>
        <w:spacing w:line="240" w:lineRule="auto"/>
        <w:ind w:right="35"/>
        <w:jc w:val="both"/>
        <w:rPr>
          <w:rFonts w:ascii="Arial" w:hAnsi="Arial" w:cs="Arial"/>
          <w:bCs/>
          <w:sz w:val="24"/>
          <w:szCs w:val="24"/>
        </w:rPr>
      </w:pPr>
      <w:r w:rsidRPr="00F7016D">
        <w:rPr>
          <w:rFonts w:ascii="Arial" w:hAnsi="Arial" w:cs="Arial"/>
          <w:bCs/>
          <w:sz w:val="24"/>
          <w:szCs w:val="24"/>
        </w:rPr>
        <w:t>être de bonne moralité</w:t>
      </w:r>
      <w:ins w:id="1485" w:author="Don Ferer" w:date="2026-07-10T17:47:00Z">
        <w:r w:rsidR="00EF6A68">
          <w:rPr>
            <w:rFonts w:ascii="Arial" w:hAnsi="Arial" w:cs="Arial"/>
            <w:bCs/>
            <w:sz w:val="24"/>
            <w:szCs w:val="24"/>
          </w:rPr>
          <w:t>.</w:t>
        </w:r>
      </w:ins>
      <w:del w:id="1486" w:author="Don Ferer" w:date="2026-07-10T17:47:00Z">
        <w:r w:rsidRPr="00F7016D" w:rsidDel="00EF6A68">
          <w:rPr>
            <w:rFonts w:ascii="Arial" w:hAnsi="Arial" w:cs="Arial"/>
            <w:bCs/>
            <w:sz w:val="24"/>
            <w:szCs w:val="24"/>
          </w:rPr>
          <w:delText xml:space="preserve"> ;</w:delText>
        </w:r>
      </w:del>
    </w:p>
    <w:p w14:paraId="11055855" w14:textId="5AF528DC" w:rsidR="00F42CD8" w:rsidRDefault="00CD087A" w:rsidP="000308BF">
      <w:pPr>
        <w:pStyle w:val="Paragraphedeliste"/>
        <w:spacing w:before="240" w:line="240" w:lineRule="auto"/>
        <w:ind w:left="1231" w:right="35"/>
        <w:jc w:val="both"/>
        <w:rPr>
          <w:rFonts w:ascii="Arial" w:hAnsi="Arial" w:cs="Arial"/>
          <w:bCs/>
          <w:sz w:val="24"/>
          <w:szCs w:val="24"/>
        </w:rPr>
      </w:pPr>
      <w:r w:rsidRPr="00EF6A68">
        <w:rPr>
          <w:rFonts w:ascii="Arial" w:hAnsi="Arial" w:cs="Arial"/>
          <w:bCs/>
          <w:sz w:val="24"/>
          <w:szCs w:val="24"/>
          <w:highlight w:val="yellow"/>
          <w:rPrChange w:id="1487" w:author="Don Ferer" w:date="2026-07-10T17:48:00Z">
            <w:rPr>
              <w:rFonts w:ascii="Arial" w:hAnsi="Arial" w:cs="Arial"/>
              <w:bCs/>
              <w:sz w:val="24"/>
              <w:szCs w:val="24"/>
            </w:rPr>
          </w:rPrChange>
        </w:rPr>
        <w:t>être apte à suivre la formation</w:t>
      </w:r>
      <w:r w:rsidR="00E27914" w:rsidRPr="00F7016D">
        <w:rPr>
          <w:rFonts w:ascii="Arial" w:hAnsi="Arial" w:cs="Arial"/>
          <w:bCs/>
          <w:sz w:val="24"/>
          <w:szCs w:val="24"/>
        </w:rPr>
        <w:t>.</w:t>
      </w:r>
    </w:p>
    <w:p w14:paraId="151A7133" w14:textId="77777777" w:rsidR="00F42CD8" w:rsidRPr="00F42CD8" w:rsidRDefault="00F42CD8" w:rsidP="000308BF">
      <w:pPr>
        <w:pStyle w:val="Paragraphedeliste"/>
        <w:spacing w:before="240" w:line="240" w:lineRule="auto"/>
        <w:ind w:left="1231" w:right="35"/>
        <w:jc w:val="both"/>
        <w:rPr>
          <w:rFonts w:ascii="Arial" w:hAnsi="Arial" w:cs="Arial"/>
          <w:bCs/>
          <w:sz w:val="24"/>
          <w:szCs w:val="24"/>
        </w:rPr>
      </w:pPr>
    </w:p>
    <w:p w14:paraId="32756D79" w14:textId="77777777" w:rsidR="00CD087A" w:rsidRPr="004B172B" w:rsidRDefault="00CD087A" w:rsidP="00F42CD8">
      <w:pPr>
        <w:pStyle w:val="Paragraphedeliste"/>
        <w:numPr>
          <w:ilvl w:val="0"/>
          <w:numId w:val="17"/>
        </w:numPr>
        <w:spacing w:before="240" w:line="276" w:lineRule="auto"/>
        <w:ind w:right="35"/>
        <w:jc w:val="both"/>
        <w:rPr>
          <w:rFonts w:ascii="Arial" w:hAnsi="Arial" w:cs="Arial"/>
          <w:b/>
          <w:sz w:val="28"/>
          <w:szCs w:val="28"/>
          <w:u w:val="single"/>
        </w:rPr>
      </w:pPr>
      <w:r w:rsidRPr="004B172B">
        <w:rPr>
          <w:rFonts w:ascii="Arial" w:hAnsi="Arial" w:cs="Arial"/>
          <w:b/>
          <w:sz w:val="28"/>
          <w:szCs w:val="28"/>
          <w:u w:val="single"/>
        </w:rPr>
        <w:t>Dossier de candidature</w:t>
      </w:r>
    </w:p>
    <w:p w14:paraId="5DF57A6B" w14:textId="77777777" w:rsidR="00CD087A" w:rsidRPr="00F7016D" w:rsidRDefault="00CD087A" w:rsidP="00B259EE">
      <w:pPr>
        <w:spacing w:line="276" w:lineRule="auto"/>
        <w:ind w:right="35"/>
        <w:jc w:val="both"/>
        <w:rPr>
          <w:rFonts w:ascii="Arial" w:hAnsi="Arial" w:cs="Arial"/>
          <w:bCs/>
          <w:sz w:val="24"/>
          <w:szCs w:val="24"/>
        </w:rPr>
      </w:pPr>
      <w:r w:rsidRPr="00F7016D">
        <w:rPr>
          <w:rFonts w:ascii="Arial" w:hAnsi="Arial" w:cs="Arial"/>
          <w:bCs/>
          <w:sz w:val="24"/>
          <w:szCs w:val="24"/>
        </w:rPr>
        <w:t>Le dossier de candidature comporte les pièces suivantes</w:t>
      </w:r>
      <w:r w:rsidR="009C0C76">
        <w:rPr>
          <w:rFonts w:ascii="Arial" w:hAnsi="Arial" w:cs="Arial"/>
          <w:bCs/>
          <w:sz w:val="24"/>
          <w:szCs w:val="24"/>
        </w:rPr>
        <w:t xml:space="preserve"> à télécharger sur la plateforme</w:t>
      </w:r>
      <w:r w:rsidRPr="00F7016D">
        <w:rPr>
          <w:rFonts w:ascii="Arial" w:hAnsi="Arial" w:cs="Arial"/>
          <w:bCs/>
          <w:sz w:val="24"/>
          <w:szCs w:val="24"/>
        </w:rPr>
        <w:t xml:space="preserve"> :</w:t>
      </w:r>
    </w:p>
    <w:p w14:paraId="2D66554E" w14:textId="77777777" w:rsidR="00CD087A" w:rsidRPr="00774779" w:rsidRDefault="009C0C76" w:rsidP="00774779">
      <w:pPr>
        <w:pStyle w:val="Paragraphedeliste"/>
        <w:numPr>
          <w:ilvl w:val="0"/>
          <w:numId w:val="2"/>
        </w:numPr>
        <w:spacing w:line="276" w:lineRule="auto"/>
        <w:ind w:right="35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un</w:t>
      </w:r>
      <w:r w:rsidRPr="00F7016D">
        <w:rPr>
          <w:rFonts w:ascii="Arial" w:hAnsi="Arial" w:cs="Arial"/>
          <w:bCs/>
          <w:sz w:val="24"/>
          <w:szCs w:val="24"/>
        </w:rPr>
        <w:t xml:space="preserve"> </w:t>
      </w:r>
      <w:r w:rsidR="00CD087A" w:rsidRPr="00F7016D">
        <w:rPr>
          <w:rFonts w:ascii="Arial" w:hAnsi="Arial" w:cs="Arial"/>
          <w:bCs/>
          <w:sz w:val="24"/>
          <w:szCs w:val="24"/>
        </w:rPr>
        <w:t>extrait d'acte de naissance ;</w:t>
      </w:r>
    </w:p>
    <w:p w14:paraId="49E36388" w14:textId="77777777" w:rsidR="00CD087A" w:rsidRPr="00F7016D" w:rsidRDefault="009C0C76" w:rsidP="00B259EE">
      <w:pPr>
        <w:pStyle w:val="Paragraphedeliste"/>
        <w:numPr>
          <w:ilvl w:val="0"/>
          <w:numId w:val="3"/>
        </w:numPr>
        <w:spacing w:line="276" w:lineRule="auto"/>
        <w:ind w:right="35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une </w:t>
      </w:r>
      <w:r w:rsidRPr="009C0C76">
        <w:rPr>
          <w:rFonts w:ascii="Arial" w:hAnsi="Arial" w:cs="Arial"/>
          <w:bCs/>
          <w:sz w:val="24"/>
          <w:szCs w:val="24"/>
        </w:rPr>
        <w:t xml:space="preserve">photocopie </w:t>
      </w:r>
      <w:r w:rsidR="00CD087A" w:rsidRPr="00F7016D">
        <w:rPr>
          <w:rFonts w:ascii="Arial" w:hAnsi="Arial" w:cs="Arial"/>
          <w:bCs/>
          <w:sz w:val="24"/>
          <w:szCs w:val="24"/>
        </w:rPr>
        <w:t>du diplôme</w:t>
      </w:r>
      <w:r>
        <w:rPr>
          <w:rFonts w:ascii="Arial" w:hAnsi="Arial" w:cs="Arial"/>
          <w:bCs/>
          <w:sz w:val="24"/>
          <w:szCs w:val="24"/>
        </w:rPr>
        <w:t>,</w:t>
      </w:r>
      <w:r w:rsidR="000308BF">
        <w:rPr>
          <w:rFonts w:ascii="Arial" w:hAnsi="Arial" w:cs="Arial"/>
          <w:bCs/>
          <w:sz w:val="24"/>
          <w:szCs w:val="24"/>
        </w:rPr>
        <w:t xml:space="preserve"> </w:t>
      </w:r>
      <w:r w:rsidR="00CD087A" w:rsidRPr="00F7016D">
        <w:rPr>
          <w:rFonts w:ascii="Arial" w:hAnsi="Arial" w:cs="Arial"/>
          <w:bCs/>
          <w:sz w:val="24"/>
          <w:szCs w:val="24"/>
        </w:rPr>
        <w:t>titre de qualification</w:t>
      </w:r>
      <w:r>
        <w:rPr>
          <w:rFonts w:ascii="Arial" w:hAnsi="Arial" w:cs="Arial"/>
          <w:bCs/>
          <w:sz w:val="24"/>
          <w:szCs w:val="24"/>
        </w:rPr>
        <w:t xml:space="preserve"> ou </w:t>
      </w:r>
      <w:r w:rsidR="000308BF">
        <w:rPr>
          <w:rFonts w:ascii="Arial" w:hAnsi="Arial" w:cs="Arial"/>
          <w:bCs/>
          <w:sz w:val="24"/>
          <w:szCs w:val="24"/>
        </w:rPr>
        <w:t>attes</w:t>
      </w:r>
      <w:r w:rsidR="004847C0">
        <w:rPr>
          <w:rFonts w:ascii="Arial" w:hAnsi="Arial" w:cs="Arial"/>
          <w:bCs/>
          <w:sz w:val="24"/>
          <w:szCs w:val="24"/>
        </w:rPr>
        <w:t>ta</w:t>
      </w:r>
      <w:r w:rsidR="000308BF">
        <w:rPr>
          <w:rFonts w:ascii="Arial" w:hAnsi="Arial" w:cs="Arial"/>
          <w:bCs/>
          <w:sz w:val="24"/>
          <w:szCs w:val="24"/>
        </w:rPr>
        <w:t>tion</w:t>
      </w:r>
      <w:r>
        <w:rPr>
          <w:rFonts w:ascii="Arial" w:hAnsi="Arial" w:cs="Arial"/>
          <w:bCs/>
          <w:sz w:val="24"/>
          <w:szCs w:val="24"/>
        </w:rPr>
        <w:t xml:space="preserve"> de niveau</w:t>
      </w:r>
      <w:r w:rsidR="00CD087A" w:rsidRPr="00F7016D">
        <w:rPr>
          <w:rFonts w:ascii="Arial" w:hAnsi="Arial" w:cs="Arial"/>
          <w:bCs/>
          <w:sz w:val="24"/>
          <w:szCs w:val="24"/>
        </w:rPr>
        <w:t xml:space="preserve"> requis ;</w:t>
      </w:r>
    </w:p>
    <w:p w14:paraId="336E3C36" w14:textId="77777777" w:rsidR="00366AFE" w:rsidRPr="009C0C76" w:rsidRDefault="009C0C76" w:rsidP="00B259EE">
      <w:pPr>
        <w:pStyle w:val="Paragraphedeliste"/>
        <w:numPr>
          <w:ilvl w:val="0"/>
          <w:numId w:val="3"/>
        </w:numPr>
        <w:spacing w:line="276" w:lineRule="auto"/>
        <w:ind w:right="35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une</w:t>
      </w:r>
      <w:r w:rsidRPr="009C0C76">
        <w:rPr>
          <w:rFonts w:ascii="Arial" w:hAnsi="Arial" w:cs="Arial"/>
          <w:bCs/>
          <w:sz w:val="24"/>
          <w:szCs w:val="24"/>
        </w:rPr>
        <w:t xml:space="preserve"> </w:t>
      </w:r>
      <w:r w:rsidR="00CD087A" w:rsidRPr="009C0C76">
        <w:rPr>
          <w:rFonts w:ascii="Arial" w:hAnsi="Arial" w:cs="Arial"/>
          <w:bCs/>
          <w:sz w:val="24"/>
          <w:szCs w:val="24"/>
        </w:rPr>
        <w:t>photo d'identité récente ;</w:t>
      </w:r>
    </w:p>
    <w:p w14:paraId="2708BB5C" w14:textId="77777777" w:rsidR="00801E01" w:rsidRPr="00562CA9" w:rsidRDefault="00B259EE" w:rsidP="00562CA9">
      <w:pPr>
        <w:spacing w:line="276" w:lineRule="auto"/>
        <w:ind w:left="708" w:right="35"/>
        <w:jc w:val="both"/>
        <w:rPr>
          <w:rFonts w:ascii="Arial" w:hAnsi="Arial" w:cs="Arial"/>
          <w:b/>
          <w:bCs/>
          <w:sz w:val="24"/>
          <w:szCs w:val="24"/>
        </w:rPr>
      </w:pPr>
      <w:r w:rsidRPr="00F7016D">
        <w:rPr>
          <w:rFonts w:ascii="Arial" w:hAnsi="Arial" w:cs="Arial"/>
          <w:b/>
          <w:bCs/>
          <w:sz w:val="24"/>
          <w:szCs w:val="24"/>
          <w:u w:val="single"/>
        </w:rPr>
        <w:t>NB</w:t>
      </w:r>
      <w:r w:rsidRPr="00F7016D">
        <w:rPr>
          <w:rFonts w:ascii="Arial" w:hAnsi="Arial" w:cs="Arial"/>
          <w:b/>
          <w:bCs/>
          <w:sz w:val="24"/>
          <w:szCs w:val="24"/>
        </w:rPr>
        <w:t> : Frais de dossier </w:t>
      </w:r>
      <w:r w:rsidR="005224B0">
        <w:rPr>
          <w:rFonts w:ascii="Arial" w:hAnsi="Arial" w:cs="Arial"/>
          <w:b/>
          <w:bCs/>
          <w:sz w:val="24"/>
          <w:szCs w:val="24"/>
        </w:rPr>
        <w:t xml:space="preserve">payable à l’inscription </w:t>
      </w:r>
      <w:r w:rsidRPr="00F7016D">
        <w:rPr>
          <w:rFonts w:ascii="Arial" w:hAnsi="Arial" w:cs="Arial"/>
          <w:b/>
          <w:bCs/>
          <w:sz w:val="24"/>
          <w:szCs w:val="24"/>
        </w:rPr>
        <w:t>: 2 000 FCFA.</w:t>
      </w:r>
    </w:p>
    <w:p w14:paraId="150886CD" w14:textId="77777777" w:rsidR="00CD087A" w:rsidRPr="00F42CD8" w:rsidRDefault="00EE6F7E" w:rsidP="00F42CD8">
      <w:pPr>
        <w:spacing w:after="0" w:line="276" w:lineRule="auto"/>
        <w:ind w:right="35"/>
        <w:jc w:val="both"/>
        <w:rPr>
          <w:rFonts w:ascii="Arial" w:hAnsi="Arial" w:cs="Arial"/>
          <w:bCs/>
          <w:i/>
          <w:iCs/>
          <w:sz w:val="24"/>
          <w:szCs w:val="24"/>
        </w:rPr>
      </w:pPr>
      <w:r w:rsidRPr="00F42CD8">
        <w:rPr>
          <w:rFonts w:ascii="Arial" w:hAnsi="Arial" w:cs="Arial"/>
          <w:bCs/>
          <w:i/>
          <w:iCs/>
          <w:sz w:val="24"/>
          <w:szCs w:val="24"/>
        </w:rPr>
        <w:t>En cas d’admission</w:t>
      </w:r>
      <w:r w:rsidR="00F42CD8">
        <w:rPr>
          <w:rFonts w:ascii="Arial" w:hAnsi="Arial" w:cs="Arial"/>
          <w:bCs/>
          <w:i/>
          <w:iCs/>
          <w:sz w:val="24"/>
          <w:szCs w:val="24"/>
        </w:rPr>
        <w:t xml:space="preserve"> </w:t>
      </w:r>
      <w:r w:rsidR="00CD087A" w:rsidRPr="00F42CD8">
        <w:rPr>
          <w:rFonts w:ascii="Arial" w:hAnsi="Arial" w:cs="Arial"/>
          <w:bCs/>
          <w:i/>
          <w:iCs/>
          <w:sz w:val="24"/>
          <w:szCs w:val="24"/>
        </w:rPr>
        <w:t>à l'internat</w:t>
      </w:r>
      <w:r w:rsidRPr="00F42CD8">
        <w:rPr>
          <w:rFonts w:ascii="Arial" w:hAnsi="Arial" w:cs="Arial"/>
          <w:bCs/>
          <w:i/>
          <w:iCs/>
          <w:sz w:val="24"/>
          <w:szCs w:val="24"/>
        </w:rPr>
        <w:t>, uniquement disponible au</w:t>
      </w:r>
      <w:r w:rsidR="00F42CD8">
        <w:rPr>
          <w:rFonts w:ascii="Arial" w:hAnsi="Arial" w:cs="Arial"/>
          <w:bCs/>
          <w:i/>
          <w:iCs/>
          <w:sz w:val="24"/>
          <w:szCs w:val="24"/>
        </w:rPr>
        <w:t xml:space="preserve"> </w:t>
      </w:r>
      <w:r w:rsidR="00CD087A" w:rsidRPr="00F42CD8">
        <w:rPr>
          <w:rFonts w:ascii="Arial" w:hAnsi="Arial" w:cs="Arial"/>
          <w:bCs/>
          <w:i/>
          <w:iCs/>
          <w:sz w:val="24"/>
          <w:szCs w:val="24"/>
        </w:rPr>
        <w:t>CFPR</w:t>
      </w:r>
      <w:r w:rsidR="00D80A7D" w:rsidRPr="00F42CD8">
        <w:rPr>
          <w:rFonts w:ascii="Arial" w:hAnsi="Arial" w:cs="Arial"/>
          <w:bCs/>
          <w:i/>
          <w:iCs/>
          <w:sz w:val="24"/>
          <w:szCs w:val="24"/>
        </w:rPr>
        <w:t>-</w:t>
      </w:r>
      <w:r w:rsidR="00CD087A" w:rsidRPr="00F42CD8">
        <w:rPr>
          <w:rFonts w:ascii="Arial" w:hAnsi="Arial" w:cs="Arial"/>
          <w:bCs/>
          <w:i/>
          <w:iCs/>
          <w:sz w:val="24"/>
          <w:szCs w:val="24"/>
        </w:rPr>
        <w:t>Z et au CFPI</w:t>
      </w:r>
      <w:r w:rsidR="00D80A7D" w:rsidRPr="00F42CD8">
        <w:rPr>
          <w:rFonts w:ascii="Arial" w:hAnsi="Arial" w:cs="Arial"/>
          <w:bCs/>
          <w:i/>
          <w:iCs/>
          <w:sz w:val="24"/>
          <w:szCs w:val="24"/>
        </w:rPr>
        <w:t>-</w:t>
      </w:r>
      <w:r w:rsidR="00CD087A" w:rsidRPr="00F42CD8">
        <w:rPr>
          <w:rFonts w:ascii="Arial" w:hAnsi="Arial" w:cs="Arial"/>
          <w:bCs/>
          <w:i/>
          <w:iCs/>
          <w:sz w:val="24"/>
          <w:szCs w:val="24"/>
        </w:rPr>
        <w:t xml:space="preserve">B, </w:t>
      </w:r>
      <w:r w:rsidRPr="00F42CD8">
        <w:rPr>
          <w:rFonts w:ascii="Arial" w:hAnsi="Arial" w:cs="Arial"/>
          <w:bCs/>
          <w:i/>
          <w:iCs/>
          <w:sz w:val="24"/>
          <w:szCs w:val="24"/>
        </w:rPr>
        <w:t>un</w:t>
      </w:r>
      <w:r w:rsidR="00CD087A" w:rsidRPr="00F42CD8">
        <w:rPr>
          <w:rFonts w:ascii="Arial" w:hAnsi="Arial" w:cs="Arial"/>
          <w:bCs/>
          <w:i/>
          <w:iCs/>
          <w:sz w:val="24"/>
          <w:szCs w:val="24"/>
        </w:rPr>
        <w:t xml:space="preserve"> dossier</w:t>
      </w:r>
      <w:r w:rsidR="0037525A" w:rsidRPr="00F42CD8">
        <w:rPr>
          <w:rFonts w:ascii="Arial" w:hAnsi="Arial" w:cs="Arial"/>
          <w:bCs/>
          <w:i/>
          <w:iCs/>
          <w:sz w:val="24"/>
          <w:szCs w:val="24"/>
        </w:rPr>
        <w:t xml:space="preserve"> </w:t>
      </w:r>
      <w:r w:rsidRPr="00F42CD8">
        <w:rPr>
          <w:rFonts w:ascii="Arial" w:hAnsi="Arial" w:cs="Arial"/>
          <w:bCs/>
          <w:i/>
          <w:iCs/>
          <w:sz w:val="24"/>
          <w:szCs w:val="24"/>
        </w:rPr>
        <w:t>physique complémentaire constitué</w:t>
      </w:r>
      <w:r w:rsidR="00CD087A" w:rsidRPr="00F42CD8">
        <w:rPr>
          <w:rFonts w:ascii="Arial" w:hAnsi="Arial" w:cs="Arial"/>
          <w:bCs/>
          <w:i/>
          <w:iCs/>
          <w:sz w:val="24"/>
          <w:szCs w:val="24"/>
        </w:rPr>
        <w:t xml:space="preserve"> </w:t>
      </w:r>
      <w:r w:rsidRPr="00F42CD8">
        <w:rPr>
          <w:rFonts w:ascii="Arial" w:hAnsi="Arial" w:cs="Arial"/>
          <w:bCs/>
          <w:i/>
          <w:iCs/>
          <w:sz w:val="24"/>
          <w:szCs w:val="24"/>
        </w:rPr>
        <w:t>d</w:t>
      </w:r>
      <w:r w:rsidR="00CD087A" w:rsidRPr="00F42CD8">
        <w:rPr>
          <w:rFonts w:ascii="Arial" w:hAnsi="Arial" w:cs="Arial"/>
          <w:bCs/>
          <w:i/>
          <w:iCs/>
          <w:sz w:val="24"/>
          <w:szCs w:val="24"/>
        </w:rPr>
        <w:t xml:space="preserve">es documents </w:t>
      </w:r>
      <w:r w:rsidRPr="00F42CD8">
        <w:rPr>
          <w:rFonts w:ascii="Arial" w:hAnsi="Arial" w:cs="Arial"/>
          <w:bCs/>
          <w:i/>
          <w:iCs/>
          <w:sz w:val="24"/>
          <w:szCs w:val="24"/>
        </w:rPr>
        <w:t xml:space="preserve">ci-après est à fournir au Centre </w:t>
      </w:r>
      <w:r w:rsidR="00CD087A" w:rsidRPr="00F42CD8">
        <w:rPr>
          <w:rFonts w:ascii="Arial" w:hAnsi="Arial" w:cs="Arial"/>
          <w:bCs/>
          <w:i/>
          <w:iCs/>
          <w:sz w:val="24"/>
          <w:szCs w:val="24"/>
        </w:rPr>
        <w:t>:</w:t>
      </w:r>
    </w:p>
    <w:p w14:paraId="032819CD" w14:textId="77777777" w:rsidR="00CD087A" w:rsidRPr="00F7016D" w:rsidRDefault="00CD087A" w:rsidP="00B259EE">
      <w:pPr>
        <w:pStyle w:val="Paragraphedeliste"/>
        <w:numPr>
          <w:ilvl w:val="0"/>
          <w:numId w:val="2"/>
        </w:numPr>
        <w:spacing w:line="276" w:lineRule="auto"/>
        <w:ind w:right="35"/>
        <w:jc w:val="both"/>
        <w:rPr>
          <w:rFonts w:ascii="Arial" w:hAnsi="Arial" w:cs="Arial"/>
          <w:bCs/>
          <w:sz w:val="24"/>
          <w:szCs w:val="24"/>
        </w:rPr>
      </w:pPr>
      <w:r w:rsidRPr="00F7016D">
        <w:rPr>
          <w:rFonts w:ascii="Arial" w:hAnsi="Arial" w:cs="Arial"/>
          <w:bCs/>
          <w:sz w:val="24"/>
          <w:szCs w:val="24"/>
        </w:rPr>
        <w:t>un casier judiciaire datant de moins de trois (03) mois ;</w:t>
      </w:r>
    </w:p>
    <w:p w14:paraId="34729135" w14:textId="77777777" w:rsidR="00801E01" w:rsidRDefault="00CD087A" w:rsidP="00F42CD8">
      <w:pPr>
        <w:pStyle w:val="Paragraphedeliste"/>
        <w:numPr>
          <w:ilvl w:val="0"/>
          <w:numId w:val="2"/>
        </w:numPr>
        <w:spacing w:before="240" w:line="276" w:lineRule="auto"/>
        <w:ind w:right="35"/>
        <w:jc w:val="both"/>
        <w:rPr>
          <w:rFonts w:ascii="Arial" w:hAnsi="Arial" w:cs="Arial"/>
          <w:bCs/>
          <w:sz w:val="24"/>
          <w:szCs w:val="24"/>
        </w:rPr>
      </w:pPr>
      <w:r w:rsidRPr="00F7016D">
        <w:rPr>
          <w:rFonts w:ascii="Arial" w:hAnsi="Arial" w:cs="Arial"/>
          <w:bCs/>
          <w:sz w:val="24"/>
          <w:szCs w:val="24"/>
        </w:rPr>
        <w:t>un certificat médical précisant que le candidat n'est pas atteint de maladie</w:t>
      </w:r>
      <w:r w:rsidR="00366AFE" w:rsidRPr="00F7016D">
        <w:rPr>
          <w:rFonts w:ascii="Arial" w:hAnsi="Arial" w:cs="Arial"/>
          <w:bCs/>
          <w:sz w:val="24"/>
          <w:szCs w:val="24"/>
        </w:rPr>
        <w:t xml:space="preserve"> </w:t>
      </w:r>
      <w:r w:rsidRPr="00F7016D">
        <w:rPr>
          <w:rFonts w:ascii="Arial" w:hAnsi="Arial" w:cs="Arial"/>
          <w:bCs/>
          <w:sz w:val="24"/>
          <w:szCs w:val="24"/>
        </w:rPr>
        <w:t>contagieuse et n'a jamais présenté de crise d'épilepsie ou tout autre maladie de manifestation similaire.</w:t>
      </w:r>
    </w:p>
    <w:p w14:paraId="2A397FE4" w14:textId="77777777" w:rsidR="00F42CD8" w:rsidRPr="00F42CD8" w:rsidRDefault="00F42CD8" w:rsidP="000308BF">
      <w:pPr>
        <w:pStyle w:val="Paragraphedeliste"/>
        <w:spacing w:before="240" w:after="0" w:line="240" w:lineRule="auto"/>
        <w:ind w:left="1231" w:right="35"/>
        <w:jc w:val="both"/>
        <w:rPr>
          <w:rFonts w:ascii="Arial" w:hAnsi="Arial" w:cs="Arial"/>
          <w:bCs/>
          <w:sz w:val="24"/>
          <w:szCs w:val="24"/>
        </w:rPr>
      </w:pPr>
    </w:p>
    <w:p w14:paraId="7AEC0BF1" w14:textId="77777777" w:rsidR="00B009A9" w:rsidRPr="00F42CD8" w:rsidRDefault="00717112" w:rsidP="00443541">
      <w:pPr>
        <w:pStyle w:val="Paragraphedeliste"/>
        <w:numPr>
          <w:ilvl w:val="0"/>
          <w:numId w:val="9"/>
        </w:numPr>
        <w:spacing w:after="0" w:line="276" w:lineRule="auto"/>
        <w:ind w:right="35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42CD8">
        <w:rPr>
          <w:rFonts w:ascii="Arial" w:hAnsi="Arial" w:cs="Arial"/>
          <w:b/>
          <w:bCs/>
          <w:color w:val="000000" w:themeColor="text1"/>
          <w:sz w:val="24"/>
          <w:szCs w:val="24"/>
        </w:rPr>
        <w:t>Frais liés à l’internat au CFPR-Z</w:t>
      </w:r>
      <w:r w:rsidR="0037525A" w:rsidRPr="00F42CD8">
        <w:rPr>
          <w:rFonts w:ascii="Arial" w:hAnsi="Arial" w:cs="Arial"/>
          <w:b/>
          <w:bCs/>
          <w:color w:val="000000" w:themeColor="text1"/>
          <w:sz w:val="24"/>
          <w:szCs w:val="24"/>
        </w:rPr>
        <w:t> :</w:t>
      </w:r>
    </w:p>
    <w:p w14:paraId="4C930CA5" w14:textId="77777777" w:rsidR="00717112" w:rsidRPr="00F7016D" w:rsidRDefault="00717112" w:rsidP="00B259EE">
      <w:pPr>
        <w:pStyle w:val="Paragraphedeliste"/>
        <w:numPr>
          <w:ilvl w:val="1"/>
          <w:numId w:val="10"/>
        </w:numPr>
        <w:spacing w:after="0" w:line="276" w:lineRule="auto"/>
        <w:ind w:right="35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7016D">
        <w:rPr>
          <w:rFonts w:ascii="Arial" w:hAnsi="Arial" w:cs="Arial"/>
          <w:i/>
          <w:iCs/>
          <w:color w:val="000000" w:themeColor="text1"/>
          <w:sz w:val="24"/>
          <w:szCs w:val="24"/>
        </w:rPr>
        <w:t>hébergement</w:t>
      </w:r>
      <w:r w:rsidRPr="00F7016D">
        <w:rPr>
          <w:rFonts w:ascii="Arial" w:hAnsi="Arial" w:cs="Arial"/>
          <w:bCs/>
          <w:color w:val="000000" w:themeColor="text1"/>
          <w:sz w:val="24"/>
          <w:szCs w:val="24"/>
        </w:rPr>
        <w:t xml:space="preserve"> : 120 000 FCFA payable en deux tranches ;</w:t>
      </w:r>
    </w:p>
    <w:p w14:paraId="4058E597" w14:textId="77777777" w:rsidR="00717112" w:rsidRPr="00F7016D" w:rsidRDefault="00717112" w:rsidP="00B259EE">
      <w:pPr>
        <w:pStyle w:val="Paragraphedeliste"/>
        <w:numPr>
          <w:ilvl w:val="1"/>
          <w:numId w:val="10"/>
        </w:numPr>
        <w:spacing w:after="0" w:line="276" w:lineRule="auto"/>
        <w:ind w:right="35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7016D">
        <w:rPr>
          <w:rFonts w:ascii="Arial" w:hAnsi="Arial" w:cs="Arial"/>
          <w:i/>
          <w:iCs/>
          <w:color w:val="000000" w:themeColor="text1"/>
          <w:sz w:val="24"/>
          <w:szCs w:val="24"/>
        </w:rPr>
        <w:t>caution d’hébergement</w:t>
      </w:r>
      <w:r w:rsidRPr="00F7016D">
        <w:rPr>
          <w:rFonts w:ascii="Arial" w:hAnsi="Arial" w:cs="Arial"/>
          <w:bCs/>
          <w:color w:val="000000" w:themeColor="text1"/>
          <w:sz w:val="24"/>
          <w:szCs w:val="24"/>
        </w:rPr>
        <w:t xml:space="preserve"> : 10 000 FCFA ;</w:t>
      </w:r>
    </w:p>
    <w:p w14:paraId="2D6CAEEB" w14:textId="77777777" w:rsidR="00B009A9" w:rsidRPr="00F42CD8" w:rsidRDefault="00717112" w:rsidP="000308BF">
      <w:pPr>
        <w:pStyle w:val="Paragraphedeliste"/>
        <w:numPr>
          <w:ilvl w:val="1"/>
          <w:numId w:val="10"/>
        </w:numPr>
        <w:spacing w:after="0" w:line="276" w:lineRule="auto"/>
        <w:ind w:right="35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7016D">
        <w:rPr>
          <w:rFonts w:ascii="Arial" w:hAnsi="Arial" w:cs="Arial"/>
          <w:i/>
          <w:iCs/>
          <w:color w:val="000000" w:themeColor="text1"/>
          <w:sz w:val="24"/>
          <w:szCs w:val="24"/>
        </w:rPr>
        <w:t>caution santé</w:t>
      </w:r>
      <w:r w:rsidRPr="00F7016D">
        <w:rPr>
          <w:rFonts w:ascii="Arial" w:hAnsi="Arial" w:cs="Arial"/>
          <w:bCs/>
          <w:color w:val="000000" w:themeColor="text1"/>
          <w:sz w:val="24"/>
          <w:szCs w:val="24"/>
        </w:rPr>
        <w:t xml:space="preserve"> : 5 000 FCFA.</w:t>
      </w:r>
    </w:p>
    <w:p w14:paraId="3D7F37C6" w14:textId="77777777" w:rsidR="00717112" w:rsidRPr="00F42CD8" w:rsidRDefault="00717112" w:rsidP="00F42CD8">
      <w:pPr>
        <w:pStyle w:val="Paragraphedeliste"/>
        <w:numPr>
          <w:ilvl w:val="0"/>
          <w:numId w:val="9"/>
        </w:numPr>
        <w:spacing w:before="240" w:line="276" w:lineRule="auto"/>
        <w:ind w:right="35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42CD8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Frais liés à </w:t>
      </w:r>
      <w:r w:rsidR="00B009A9" w:rsidRPr="00F42CD8">
        <w:rPr>
          <w:rFonts w:ascii="Arial" w:hAnsi="Arial" w:cs="Arial"/>
          <w:b/>
          <w:bCs/>
          <w:color w:val="000000" w:themeColor="text1"/>
          <w:sz w:val="24"/>
          <w:szCs w:val="24"/>
        </w:rPr>
        <w:t>l’internat au</w:t>
      </w:r>
      <w:r w:rsidRPr="00F42CD8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CFPI-B :</w:t>
      </w:r>
    </w:p>
    <w:p w14:paraId="548B8EEE" w14:textId="77777777" w:rsidR="00717112" w:rsidRPr="00F7016D" w:rsidRDefault="00717112" w:rsidP="00B259EE">
      <w:pPr>
        <w:pStyle w:val="Paragraphedeliste"/>
        <w:numPr>
          <w:ilvl w:val="1"/>
          <w:numId w:val="10"/>
        </w:numPr>
        <w:spacing w:after="0" w:line="276" w:lineRule="auto"/>
        <w:ind w:right="35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7016D">
        <w:rPr>
          <w:rFonts w:ascii="Arial" w:hAnsi="Arial" w:cs="Arial"/>
          <w:i/>
          <w:iCs/>
          <w:color w:val="000000" w:themeColor="text1"/>
          <w:sz w:val="24"/>
          <w:szCs w:val="24"/>
        </w:rPr>
        <w:t>hébergement</w:t>
      </w:r>
      <w:r w:rsidRPr="00F7016D">
        <w:rPr>
          <w:rFonts w:ascii="Arial" w:hAnsi="Arial" w:cs="Arial"/>
          <w:bCs/>
          <w:i/>
          <w:iCs/>
          <w:color w:val="000000" w:themeColor="text1"/>
          <w:sz w:val="24"/>
          <w:szCs w:val="24"/>
        </w:rPr>
        <w:t xml:space="preserve"> </w:t>
      </w:r>
      <w:r w:rsidRPr="00F7016D">
        <w:rPr>
          <w:rFonts w:ascii="Arial" w:hAnsi="Arial" w:cs="Arial"/>
          <w:bCs/>
          <w:color w:val="000000" w:themeColor="text1"/>
          <w:sz w:val="24"/>
          <w:szCs w:val="24"/>
        </w:rPr>
        <w:t>: 110 000 FCFA payable en deux tranches ;</w:t>
      </w:r>
    </w:p>
    <w:p w14:paraId="08F71ECD" w14:textId="77777777" w:rsidR="00717112" w:rsidRPr="00F7016D" w:rsidRDefault="00717112" w:rsidP="000308BF">
      <w:pPr>
        <w:pStyle w:val="Paragraphedeliste"/>
        <w:numPr>
          <w:ilvl w:val="1"/>
          <w:numId w:val="10"/>
        </w:numPr>
        <w:spacing w:after="0" w:line="240" w:lineRule="auto"/>
        <w:ind w:right="35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7016D">
        <w:rPr>
          <w:rFonts w:ascii="Arial" w:hAnsi="Arial" w:cs="Arial"/>
          <w:i/>
          <w:iCs/>
          <w:color w:val="000000" w:themeColor="text1"/>
          <w:sz w:val="24"/>
          <w:szCs w:val="24"/>
        </w:rPr>
        <w:t>caution d’hébergement</w:t>
      </w:r>
      <w:r w:rsidRPr="00F7016D">
        <w:rPr>
          <w:rFonts w:ascii="Arial" w:hAnsi="Arial" w:cs="Arial"/>
          <w:bCs/>
          <w:color w:val="000000" w:themeColor="text1"/>
          <w:sz w:val="24"/>
          <w:szCs w:val="24"/>
        </w:rPr>
        <w:t xml:space="preserve"> : 10 000 FCFA ;</w:t>
      </w:r>
    </w:p>
    <w:p w14:paraId="4736DDC5" w14:textId="34EF3E90" w:rsidR="00774779" w:rsidRPr="00307C45" w:rsidRDefault="00717112" w:rsidP="00307C45">
      <w:pPr>
        <w:pStyle w:val="Paragraphedeliste"/>
        <w:numPr>
          <w:ilvl w:val="1"/>
          <w:numId w:val="10"/>
        </w:numPr>
        <w:spacing w:line="276" w:lineRule="auto"/>
        <w:ind w:right="35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7016D">
        <w:rPr>
          <w:rFonts w:ascii="Arial" w:hAnsi="Arial" w:cs="Arial"/>
          <w:i/>
          <w:iCs/>
          <w:color w:val="000000" w:themeColor="text1"/>
          <w:sz w:val="24"/>
          <w:szCs w:val="24"/>
        </w:rPr>
        <w:t>caution santé</w:t>
      </w:r>
      <w:r w:rsidRPr="00F7016D">
        <w:rPr>
          <w:rFonts w:ascii="Arial" w:hAnsi="Arial" w:cs="Arial"/>
          <w:bCs/>
          <w:color w:val="000000" w:themeColor="text1"/>
          <w:sz w:val="24"/>
          <w:szCs w:val="24"/>
        </w:rPr>
        <w:t xml:space="preserve"> : 5 000 FCFA.</w:t>
      </w:r>
    </w:p>
    <w:p w14:paraId="4BA1EE1E" w14:textId="6EFEBABB" w:rsidR="00307C45" w:rsidRDefault="00527CEC" w:rsidP="00307C45">
      <w:pPr>
        <w:spacing w:after="0" w:line="276" w:lineRule="auto"/>
        <w:ind w:left="567" w:right="35" w:hanging="567"/>
        <w:jc w:val="both"/>
        <w:rPr>
          <w:rFonts w:ascii="Arial" w:hAnsi="Arial" w:cs="Arial"/>
          <w:b/>
          <w:bCs/>
          <w:sz w:val="24"/>
          <w:szCs w:val="24"/>
        </w:rPr>
      </w:pPr>
      <w:r w:rsidRPr="00F7016D">
        <w:rPr>
          <w:rFonts w:ascii="Arial" w:hAnsi="Arial" w:cs="Arial"/>
          <w:b/>
          <w:bCs/>
          <w:sz w:val="24"/>
          <w:szCs w:val="24"/>
          <w:u w:val="single"/>
        </w:rPr>
        <w:t>NB</w:t>
      </w:r>
      <w:r w:rsidRPr="00F7016D">
        <w:rPr>
          <w:rFonts w:ascii="Arial" w:hAnsi="Arial" w:cs="Arial"/>
          <w:bCs/>
          <w:sz w:val="24"/>
          <w:szCs w:val="24"/>
        </w:rPr>
        <w:t xml:space="preserve"> : </w:t>
      </w:r>
      <w:r w:rsidR="0099764C">
        <w:rPr>
          <w:rFonts w:ascii="Arial" w:hAnsi="Arial" w:cs="Arial"/>
          <w:b/>
          <w:bCs/>
          <w:sz w:val="24"/>
          <w:szCs w:val="24"/>
        </w:rPr>
        <w:t>P</w:t>
      </w:r>
      <w:r w:rsidRPr="00F7016D">
        <w:rPr>
          <w:rFonts w:ascii="Arial" w:hAnsi="Arial" w:cs="Arial"/>
          <w:b/>
          <w:bCs/>
          <w:sz w:val="24"/>
          <w:szCs w:val="24"/>
        </w:rPr>
        <w:t>our l’internat, l</w:t>
      </w:r>
      <w:r w:rsidR="003F7B63" w:rsidRPr="00F7016D">
        <w:rPr>
          <w:rFonts w:ascii="Arial" w:hAnsi="Arial" w:cs="Arial"/>
          <w:b/>
          <w:bCs/>
          <w:sz w:val="24"/>
          <w:szCs w:val="24"/>
        </w:rPr>
        <w:t xml:space="preserve">a </w:t>
      </w:r>
      <w:r w:rsidRPr="00F7016D">
        <w:rPr>
          <w:rFonts w:ascii="Arial" w:hAnsi="Arial" w:cs="Arial"/>
          <w:b/>
          <w:bCs/>
          <w:sz w:val="24"/>
          <w:szCs w:val="24"/>
        </w:rPr>
        <w:t>restauration</w:t>
      </w:r>
      <w:r w:rsidR="003F7B63" w:rsidRPr="00F7016D">
        <w:rPr>
          <w:rFonts w:ascii="Arial" w:hAnsi="Arial" w:cs="Arial"/>
          <w:b/>
          <w:bCs/>
          <w:sz w:val="24"/>
          <w:szCs w:val="24"/>
        </w:rPr>
        <w:t xml:space="preserve"> se fera aux frais de l’apprenant et sur le site</w:t>
      </w:r>
      <w:r w:rsidRPr="00F7016D">
        <w:rPr>
          <w:rFonts w:ascii="Arial" w:hAnsi="Arial" w:cs="Arial"/>
          <w:b/>
          <w:bCs/>
          <w:sz w:val="24"/>
          <w:szCs w:val="24"/>
        </w:rPr>
        <w:t>.</w:t>
      </w:r>
      <w:r w:rsidR="00323787" w:rsidRPr="00F7016D">
        <w:rPr>
          <w:rFonts w:ascii="Arial" w:hAnsi="Arial" w:cs="Arial"/>
          <w:b/>
          <w:bCs/>
          <w:sz w:val="24"/>
          <w:szCs w:val="24"/>
        </w:rPr>
        <w:t xml:space="preserve"> </w:t>
      </w:r>
      <w:r w:rsidR="003F7B63" w:rsidRPr="00F7016D">
        <w:rPr>
          <w:rFonts w:ascii="Arial" w:hAnsi="Arial" w:cs="Arial"/>
          <w:b/>
          <w:bCs/>
          <w:sz w:val="24"/>
          <w:szCs w:val="24"/>
        </w:rPr>
        <w:t>Un</w:t>
      </w:r>
      <w:r w:rsidR="00323787" w:rsidRPr="00F7016D">
        <w:rPr>
          <w:rFonts w:ascii="Arial" w:hAnsi="Arial" w:cs="Arial"/>
          <w:b/>
          <w:bCs/>
          <w:sz w:val="24"/>
          <w:szCs w:val="24"/>
        </w:rPr>
        <w:t xml:space="preserve"> prestataire sera recruté à cet effe</w:t>
      </w:r>
      <w:r w:rsidR="003F7B63" w:rsidRPr="00F7016D">
        <w:rPr>
          <w:rFonts w:ascii="Arial" w:hAnsi="Arial" w:cs="Arial"/>
          <w:b/>
          <w:bCs/>
          <w:sz w:val="24"/>
          <w:szCs w:val="24"/>
        </w:rPr>
        <w:t>t.</w:t>
      </w:r>
    </w:p>
    <w:p w14:paraId="0A0735B6" w14:textId="77777777" w:rsidR="00307C45" w:rsidRPr="00307C45" w:rsidRDefault="00307C45" w:rsidP="00307C45">
      <w:pPr>
        <w:spacing w:line="276" w:lineRule="auto"/>
        <w:ind w:left="567" w:right="35" w:hanging="567"/>
        <w:jc w:val="both"/>
        <w:rPr>
          <w:rFonts w:ascii="Arial" w:hAnsi="Arial" w:cs="Arial"/>
          <w:b/>
          <w:bCs/>
          <w:sz w:val="24"/>
          <w:szCs w:val="24"/>
        </w:rPr>
      </w:pPr>
    </w:p>
    <w:p w14:paraId="6D08BB00" w14:textId="3FFD6C59" w:rsidR="0099764C" w:rsidRPr="00307C45" w:rsidRDefault="001E5B6B" w:rsidP="00307C45">
      <w:pPr>
        <w:pStyle w:val="Paragraphedeliste"/>
        <w:numPr>
          <w:ilvl w:val="0"/>
          <w:numId w:val="17"/>
        </w:numPr>
        <w:spacing w:line="276" w:lineRule="auto"/>
        <w:ind w:right="35"/>
        <w:jc w:val="both"/>
        <w:rPr>
          <w:rFonts w:ascii="Arial" w:hAnsi="Arial" w:cs="Arial"/>
          <w:b/>
          <w:iCs/>
          <w:sz w:val="24"/>
          <w:szCs w:val="24"/>
          <w:u w:val="single"/>
        </w:rPr>
      </w:pPr>
      <w:r w:rsidRPr="00307C45">
        <w:rPr>
          <w:rFonts w:ascii="Arial" w:hAnsi="Arial" w:cs="Arial"/>
          <w:b/>
          <w:iCs/>
          <w:sz w:val="24"/>
          <w:szCs w:val="24"/>
          <w:u w:val="single"/>
        </w:rPr>
        <w:t>Sélection des candidats et modalités de paiement</w:t>
      </w:r>
    </w:p>
    <w:p w14:paraId="30313309" w14:textId="289F272B" w:rsidR="00562CA9" w:rsidRPr="00307C45" w:rsidRDefault="0099764C" w:rsidP="0099764C">
      <w:pPr>
        <w:spacing w:line="276" w:lineRule="auto"/>
        <w:ind w:right="35"/>
        <w:jc w:val="both"/>
        <w:rPr>
          <w:rFonts w:ascii="Arial" w:hAnsi="Arial" w:cs="Arial"/>
          <w:bCs/>
          <w:i/>
          <w:iCs/>
          <w:sz w:val="24"/>
          <w:szCs w:val="24"/>
        </w:rPr>
      </w:pPr>
      <w:r w:rsidRPr="00307C45">
        <w:rPr>
          <w:rFonts w:ascii="Arial" w:hAnsi="Arial" w:cs="Arial"/>
          <w:bCs/>
          <w:sz w:val="24"/>
          <w:szCs w:val="24"/>
        </w:rPr>
        <w:t>L</w:t>
      </w:r>
      <w:r w:rsidR="00CD087A" w:rsidRPr="00307C45">
        <w:rPr>
          <w:rFonts w:ascii="Arial" w:hAnsi="Arial" w:cs="Arial"/>
          <w:bCs/>
          <w:sz w:val="24"/>
          <w:szCs w:val="24"/>
        </w:rPr>
        <w:t xml:space="preserve">e nombre de place est limité par métier. La sélection des candidats se fera par un comité et/ou sur étude de dossier dans les centres. Les listes des candidats retenus seront progressivement affichées et publiées chaque lundi jusqu’à la </w:t>
      </w:r>
      <w:r w:rsidR="00366AFE" w:rsidRPr="00307C45">
        <w:rPr>
          <w:rFonts w:ascii="Arial" w:hAnsi="Arial" w:cs="Arial"/>
          <w:bCs/>
          <w:sz w:val="24"/>
          <w:szCs w:val="24"/>
        </w:rPr>
        <w:t>clôture</w:t>
      </w:r>
      <w:r w:rsidR="00CD087A" w:rsidRPr="00307C45">
        <w:rPr>
          <w:rFonts w:ascii="Arial" w:hAnsi="Arial" w:cs="Arial"/>
          <w:bCs/>
          <w:sz w:val="24"/>
          <w:szCs w:val="24"/>
        </w:rPr>
        <w:t xml:space="preserve"> des inscriptions. L'admission définitive est conditionnée par le paiement de la 1</w:t>
      </w:r>
      <w:r w:rsidR="00CD087A" w:rsidRPr="00307C45">
        <w:rPr>
          <w:rFonts w:ascii="Arial" w:hAnsi="Arial" w:cs="Arial"/>
          <w:bCs/>
          <w:sz w:val="24"/>
          <w:szCs w:val="24"/>
          <w:vertAlign w:val="superscript"/>
        </w:rPr>
        <w:t>ère</w:t>
      </w:r>
      <w:r w:rsidR="00CD087A" w:rsidRPr="00307C45">
        <w:rPr>
          <w:rFonts w:ascii="Arial" w:hAnsi="Arial" w:cs="Arial"/>
          <w:bCs/>
          <w:sz w:val="24"/>
          <w:szCs w:val="24"/>
        </w:rPr>
        <w:t xml:space="preserve"> tranche fixée à </w:t>
      </w:r>
      <w:r w:rsidR="00BE46E6" w:rsidRPr="00307C45">
        <w:rPr>
          <w:rFonts w:ascii="Arial" w:hAnsi="Arial" w:cs="Arial"/>
          <w:bCs/>
          <w:sz w:val="24"/>
          <w:szCs w:val="24"/>
        </w:rPr>
        <w:t>75</w:t>
      </w:r>
      <w:r w:rsidR="00CD087A" w:rsidRPr="00307C45">
        <w:rPr>
          <w:rFonts w:ascii="Arial" w:hAnsi="Arial" w:cs="Arial"/>
          <w:bCs/>
          <w:sz w:val="24"/>
          <w:szCs w:val="24"/>
        </w:rPr>
        <w:t xml:space="preserve">% des frais de </w:t>
      </w:r>
      <w:r w:rsidR="00366AFE" w:rsidRPr="00307C45">
        <w:rPr>
          <w:rFonts w:ascii="Arial" w:hAnsi="Arial" w:cs="Arial"/>
          <w:bCs/>
          <w:sz w:val="24"/>
          <w:szCs w:val="24"/>
        </w:rPr>
        <w:t>formation, au</w:t>
      </w:r>
      <w:r w:rsidR="00CD087A" w:rsidRPr="00307C45">
        <w:rPr>
          <w:rFonts w:ascii="Arial" w:hAnsi="Arial" w:cs="Arial"/>
          <w:bCs/>
          <w:sz w:val="24"/>
          <w:szCs w:val="24"/>
        </w:rPr>
        <w:t xml:space="preserve"> plus tard </w:t>
      </w:r>
      <w:ins w:id="1488" w:author="Don Ferer" w:date="2026-07-10T17:55:00Z">
        <w:r w:rsidR="005E17C8">
          <w:rPr>
            <w:rFonts w:ascii="Arial" w:hAnsi="Arial" w:cs="Arial"/>
            <w:bCs/>
            <w:sz w:val="24"/>
            <w:szCs w:val="24"/>
          </w:rPr>
          <w:t>sept (</w:t>
        </w:r>
      </w:ins>
      <w:r w:rsidR="00CD087A" w:rsidRPr="00307C45">
        <w:rPr>
          <w:rFonts w:ascii="Arial" w:hAnsi="Arial" w:cs="Arial"/>
          <w:bCs/>
          <w:sz w:val="24"/>
          <w:szCs w:val="24"/>
        </w:rPr>
        <w:t>07</w:t>
      </w:r>
      <w:ins w:id="1489" w:author="Don Ferer" w:date="2026-07-10T17:55:00Z">
        <w:r w:rsidR="005E17C8">
          <w:rPr>
            <w:rFonts w:ascii="Arial" w:hAnsi="Arial" w:cs="Arial"/>
            <w:bCs/>
            <w:sz w:val="24"/>
            <w:szCs w:val="24"/>
          </w:rPr>
          <w:t>)</w:t>
        </w:r>
      </w:ins>
      <w:r w:rsidR="00CD087A" w:rsidRPr="00307C45">
        <w:rPr>
          <w:rFonts w:ascii="Arial" w:hAnsi="Arial" w:cs="Arial"/>
          <w:bCs/>
          <w:sz w:val="24"/>
          <w:szCs w:val="24"/>
        </w:rPr>
        <w:t xml:space="preserve"> jours après la publication de la liste des candidats retenus et le</w:t>
      </w:r>
      <w:r w:rsidRPr="00307C45">
        <w:rPr>
          <w:rFonts w:ascii="Arial" w:hAnsi="Arial" w:cs="Arial"/>
          <w:bCs/>
          <w:sz w:val="24"/>
          <w:szCs w:val="24"/>
        </w:rPr>
        <w:t xml:space="preserve"> solde</w:t>
      </w:r>
      <w:r w:rsidR="00CD087A" w:rsidRPr="00307C45">
        <w:rPr>
          <w:rFonts w:ascii="Arial" w:hAnsi="Arial" w:cs="Arial"/>
          <w:bCs/>
          <w:sz w:val="24"/>
          <w:szCs w:val="24"/>
        </w:rPr>
        <w:t xml:space="preserve"> en fin janvier 2025 au plus tard</w:t>
      </w:r>
      <w:r w:rsidRPr="00307C45">
        <w:rPr>
          <w:rFonts w:ascii="Arial" w:hAnsi="Arial" w:cs="Arial"/>
          <w:bCs/>
          <w:sz w:val="24"/>
          <w:szCs w:val="24"/>
        </w:rPr>
        <w:t>.</w:t>
      </w:r>
    </w:p>
    <w:p w14:paraId="6A7FA01B" w14:textId="755C87E2" w:rsidR="00443541" w:rsidRPr="00443541" w:rsidRDefault="0099764C" w:rsidP="0099764C">
      <w:pPr>
        <w:pStyle w:val="Paragraphedeliste"/>
        <w:tabs>
          <w:tab w:val="left" w:pos="4820"/>
        </w:tabs>
        <w:spacing w:line="360" w:lineRule="auto"/>
        <w:ind w:left="0"/>
        <w:rPr>
          <w:rFonts w:ascii="Arial" w:hAnsi="Arial" w:cs="Arial"/>
          <w:bCs/>
          <w:i/>
          <w:iCs/>
          <w:sz w:val="24"/>
          <w:szCs w:val="24"/>
        </w:rPr>
      </w:pPr>
      <w:r>
        <w:rPr>
          <w:rFonts w:ascii="Arial" w:hAnsi="Arial" w:cs="Arial"/>
          <w:bCs/>
          <w:i/>
          <w:iCs/>
          <w:sz w:val="24"/>
          <w:szCs w:val="24"/>
        </w:rPr>
        <w:t>L</w:t>
      </w:r>
      <w:r w:rsidR="009F391A" w:rsidRPr="00F7016D">
        <w:rPr>
          <w:rFonts w:ascii="Arial" w:hAnsi="Arial" w:cs="Arial"/>
          <w:bCs/>
          <w:i/>
          <w:iCs/>
          <w:sz w:val="24"/>
          <w:szCs w:val="24"/>
        </w:rPr>
        <w:t xml:space="preserve">es candidats retenus pour la formation devront se munir </w:t>
      </w:r>
      <w:r w:rsidR="00AB389C" w:rsidRPr="00F7016D">
        <w:rPr>
          <w:rFonts w:ascii="Arial" w:hAnsi="Arial" w:cs="Arial"/>
          <w:bCs/>
          <w:i/>
          <w:iCs/>
          <w:sz w:val="24"/>
          <w:szCs w:val="24"/>
        </w:rPr>
        <w:t>d’</w:t>
      </w:r>
      <w:r w:rsidR="00BE46E6" w:rsidRPr="00F7016D">
        <w:rPr>
          <w:rFonts w:ascii="Arial" w:hAnsi="Arial" w:cs="Arial"/>
          <w:bCs/>
          <w:i/>
          <w:iCs/>
          <w:sz w:val="24"/>
          <w:szCs w:val="24"/>
        </w:rPr>
        <w:t>/de</w:t>
      </w:r>
      <w:r w:rsidR="00443541">
        <w:rPr>
          <w:rFonts w:ascii="Arial" w:hAnsi="Arial" w:cs="Arial"/>
          <w:bCs/>
          <w:i/>
          <w:iCs/>
          <w:sz w:val="24"/>
          <w:szCs w:val="24"/>
        </w:rPr>
        <w:t xml:space="preserve"> </w:t>
      </w:r>
      <w:r w:rsidR="00AB389C" w:rsidRPr="00F7016D">
        <w:rPr>
          <w:rFonts w:ascii="Arial" w:hAnsi="Arial" w:cs="Arial"/>
          <w:bCs/>
          <w:i/>
          <w:iCs/>
          <w:sz w:val="24"/>
          <w:szCs w:val="24"/>
        </w:rPr>
        <w:t>:</w:t>
      </w:r>
    </w:p>
    <w:p w14:paraId="3D2E22B8" w14:textId="77777777" w:rsidR="00BE46E6" w:rsidRPr="00F7016D" w:rsidRDefault="009F391A" w:rsidP="00B259EE">
      <w:pPr>
        <w:pStyle w:val="Paragraphedeliste"/>
        <w:numPr>
          <w:ilvl w:val="0"/>
          <w:numId w:val="14"/>
        </w:numPr>
        <w:tabs>
          <w:tab w:val="left" w:pos="4820"/>
        </w:tabs>
        <w:spacing w:line="276" w:lineRule="auto"/>
        <w:rPr>
          <w:rFonts w:ascii="Arial" w:hAnsi="Arial" w:cs="Arial"/>
          <w:bCs/>
          <w:i/>
          <w:iCs/>
          <w:sz w:val="24"/>
          <w:szCs w:val="24"/>
        </w:rPr>
      </w:pPr>
      <w:r w:rsidRPr="00F7016D">
        <w:rPr>
          <w:rFonts w:ascii="Arial" w:hAnsi="Arial" w:cs="Arial"/>
          <w:bCs/>
          <w:i/>
          <w:iCs/>
          <w:sz w:val="24"/>
          <w:szCs w:val="24"/>
        </w:rPr>
        <w:t>une blouse</w:t>
      </w:r>
      <w:r w:rsidR="00BE46E6" w:rsidRPr="00F7016D">
        <w:rPr>
          <w:rFonts w:ascii="Arial" w:hAnsi="Arial" w:cs="Arial"/>
          <w:bCs/>
          <w:i/>
          <w:iCs/>
          <w:sz w:val="24"/>
          <w:szCs w:val="24"/>
        </w:rPr>
        <w:t> ;</w:t>
      </w:r>
    </w:p>
    <w:p w14:paraId="2DF6D0CD" w14:textId="77777777" w:rsidR="009F391A" w:rsidRPr="00F7016D" w:rsidRDefault="009F391A" w:rsidP="00B259EE">
      <w:pPr>
        <w:pStyle w:val="Paragraphedeliste"/>
        <w:numPr>
          <w:ilvl w:val="0"/>
          <w:numId w:val="14"/>
        </w:numPr>
        <w:tabs>
          <w:tab w:val="left" w:pos="4820"/>
        </w:tabs>
        <w:spacing w:line="276" w:lineRule="auto"/>
        <w:rPr>
          <w:rFonts w:ascii="Arial" w:hAnsi="Arial" w:cs="Arial"/>
          <w:bCs/>
          <w:i/>
          <w:iCs/>
          <w:sz w:val="24"/>
          <w:szCs w:val="24"/>
        </w:rPr>
      </w:pPr>
      <w:r w:rsidRPr="00F7016D">
        <w:rPr>
          <w:rFonts w:ascii="Arial" w:hAnsi="Arial" w:cs="Arial"/>
          <w:bCs/>
          <w:i/>
          <w:iCs/>
          <w:sz w:val="24"/>
          <w:szCs w:val="24"/>
        </w:rPr>
        <w:t>deux (02) polo ;</w:t>
      </w:r>
    </w:p>
    <w:p w14:paraId="70B507C9" w14:textId="77777777" w:rsidR="009F391A" w:rsidRPr="00F7016D" w:rsidRDefault="009F391A" w:rsidP="00B259EE">
      <w:pPr>
        <w:pStyle w:val="Paragraphedeliste"/>
        <w:numPr>
          <w:ilvl w:val="0"/>
          <w:numId w:val="14"/>
        </w:numPr>
        <w:tabs>
          <w:tab w:val="left" w:pos="4820"/>
        </w:tabs>
        <w:spacing w:line="276" w:lineRule="auto"/>
        <w:ind w:right="-1"/>
        <w:rPr>
          <w:rFonts w:ascii="Arial" w:hAnsi="Arial" w:cs="Arial"/>
          <w:bCs/>
          <w:i/>
          <w:iCs/>
          <w:sz w:val="24"/>
          <w:szCs w:val="24"/>
        </w:rPr>
      </w:pPr>
      <w:r w:rsidRPr="00F7016D">
        <w:rPr>
          <w:rFonts w:ascii="Arial" w:hAnsi="Arial" w:cs="Arial"/>
          <w:bCs/>
          <w:i/>
          <w:iCs/>
          <w:sz w:val="24"/>
          <w:szCs w:val="24"/>
        </w:rPr>
        <w:t>un trousseau d’apprenant ;</w:t>
      </w:r>
    </w:p>
    <w:p w14:paraId="6BF89683" w14:textId="77777777" w:rsidR="009F391A" w:rsidRPr="00F7016D" w:rsidRDefault="009F391A" w:rsidP="00B259EE">
      <w:pPr>
        <w:pStyle w:val="Paragraphedeliste"/>
        <w:numPr>
          <w:ilvl w:val="0"/>
          <w:numId w:val="14"/>
        </w:numPr>
        <w:tabs>
          <w:tab w:val="left" w:pos="4820"/>
        </w:tabs>
        <w:spacing w:line="276" w:lineRule="auto"/>
        <w:ind w:right="-1"/>
        <w:rPr>
          <w:rFonts w:ascii="Arial" w:hAnsi="Arial" w:cs="Arial"/>
          <w:bCs/>
          <w:i/>
          <w:iCs/>
          <w:sz w:val="24"/>
          <w:szCs w:val="24"/>
        </w:rPr>
      </w:pPr>
      <w:r w:rsidRPr="00F7016D">
        <w:rPr>
          <w:rFonts w:ascii="Arial" w:hAnsi="Arial" w:cs="Arial"/>
          <w:bCs/>
          <w:i/>
          <w:iCs/>
          <w:sz w:val="24"/>
          <w:szCs w:val="24"/>
        </w:rPr>
        <w:lastRenderedPageBreak/>
        <w:t>une paire de chaussure de sécurité</w:t>
      </w:r>
      <w:r w:rsidR="00BE46E6" w:rsidRPr="00F7016D">
        <w:rPr>
          <w:rFonts w:ascii="Arial" w:hAnsi="Arial" w:cs="Arial"/>
          <w:bCs/>
          <w:i/>
          <w:iCs/>
          <w:sz w:val="24"/>
          <w:szCs w:val="24"/>
        </w:rPr>
        <w:t xml:space="preserve"> le cas échéant</w:t>
      </w:r>
      <w:r w:rsidRPr="00F7016D">
        <w:rPr>
          <w:rFonts w:ascii="Arial" w:hAnsi="Arial" w:cs="Arial"/>
          <w:bCs/>
          <w:i/>
          <w:iCs/>
          <w:sz w:val="24"/>
          <w:szCs w:val="24"/>
        </w:rPr>
        <w:t> ;</w:t>
      </w:r>
    </w:p>
    <w:p w14:paraId="3AB32064" w14:textId="77777777" w:rsidR="009F391A" w:rsidRDefault="009F391A" w:rsidP="00B259EE">
      <w:pPr>
        <w:pStyle w:val="Paragraphedeliste"/>
        <w:numPr>
          <w:ilvl w:val="0"/>
          <w:numId w:val="14"/>
        </w:numPr>
        <w:tabs>
          <w:tab w:val="left" w:pos="4820"/>
        </w:tabs>
        <w:spacing w:line="276" w:lineRule="auto"/>
        <w:ind w:right="-1"/>
        <w:rPr>
          <w:rFonts w:ascii="Arial" w:hAnsi="Arial" w:cs="Arial"/>
          <w:bCs/>
          <w:i/>
          <w:iCs/>
          <w:sz w:val="24"/>
          <w:szCs w:val="24"/>
        </w:rPr>
      </w:pPr>
      <w:r w:rsidRPr="00F7016D">
        <w:rPr>
          <w:rFonts w:ascii="Arial" w:hAnsi="Arial" w:cs="Arial"/>
          <w:bCs/>
          <w:i/>
          <w:iCs/>
          <w:sz w:val="24"/>
          <w:szCs w:val="24"/>
        </w:rPr>
        <w:t xml:space="preserve">un trousseau d’apprenant </w:t>
      </w:r>
      <w:r w:rsidR="00BE46E6" w:rsidRPr="00F7016D">
        <w:rPr>
          <w:rFonts w:ascii="Arial" w:hAnsi="Arial" w:cs="Arial"/>
          <w:bCs/>
          <w:i/>
          <w:iCs/>
          <w:sz w:val="24"/>
          <w:szCs w:val="24"/>
        </w:rPr>
        <w:t>le cas échéant</w:t>
      </w:r>
      <w:r w:rsidR="00791F53" w:rsidRPr="00F7016D">
        <w:rPr>
          <w:rFonts w:ascii="Arial" w:hAnsi="Arial" w:cs="Arial"/>
          <w:bCs/>
          <w:i/>
          <w:iCs/>
          <w:sz w:val="24"/>
          <w:szCs w:val="24"/>
        </w:rPr>
        <w:t>.</w:t>
      </w:r>
    </w:p>
    <w:p w14:paraId="36CBE0DA" w14:textId="77777777" w:rsidR="00307C45" w:rsidRPr="00F7016D" w:rsidRDefault="00307C45" w:rsidP="00307C45">
      <w:pPr>
        <w:pStyle w:val="Paragraphedeliste"/>
        <w:tabs>
          <w:tab w:val="left" w:pos="4820"/>
        </w:tabs>
        <w:spacing w:line="276" w:lineRule="auto"/>
        <w:ind w:left="1440" w:right="-1"/>
        <w:rPr>
          <w:rFonts w:ascii="Arial" w:hAnsi="Arial" w:cs="Arial"/>
          <w:bCs/>
          <w:i/>
          <w:iCs/>
          <w:sz w:val="24"/>
          <w:szCs w:val="24"/>
        </w:rPr>
      </w:pPr>
    </w:p>
    <w:p w14:paraId="04EE7F76" w14:textId="016D3AA1" w:rsidR="00791F53" w:rsidRDefault="0099764C" w:rsidP="00307C45">
      <w:pPr>
        <w:tabs>
          <w:tab w:val="left" w:pos="4820"/>
        </w:tabs>
        <w:spacing w:line="276" w:lineRule="auto"/>
        <w:ind w:right="-1"/>
        <w:rPr>
          <w:rFonts w:ascii="Arial" w:hAnsi="Arial" w:cs="Arial"/>
          <w:b/>
          <w:i/>
          <w:iCs/>
          <w:sz w:val="24"/>
          <w:szCs w:val="24"/>
        </w:rPr>
      </w:pPr>
      <w:r w:rsidRPr="000E75EB">
        <w:rPr>
          <w:rFonts w:ascii="Arial" w:hAnsi="Arial" w:cs="Arial"/>
          <w:b/>
          <w:i/>
          <w:iCs/>
          <w:sz w:val="24"/>
          <w:szCs w:val="24"/>
          <w:highlight w:val="yellow"/>
          <w:rPrChange w:id="1490" w:author="Don Ferer" w:date="2026-07-10T17:57:00Z">
            <w:rPr>
              <w:rFonts w:ascii="Arial" w:hAnsi="Arial" w:cs="Arial"/>
              <w:b/>
              <w:i/>
              <w:iCs/>
              <w:sz w:val="24"/>
              <w:szCs w:val="24"/>
            </w:rPr>
          </w:rPrChange>
        </w:rPr>
        <w:t>NB : Une deuxième rentrée est prévue en janvier 202</w:t>
      </w:r>
      <w:ins w:id="1491" w:author="Don Ferer" w:date="2026-07-10T17:57:00Z">
        <w:r w:rsidR="000E75EB" w:rsidRPr="000E75EB">
          <w:rPr>
            <w:rFonts w:ascii="Arial" w:hAnsi="Arial" w:cs="Arial"/>
            <w:b/>
            <w:i/>
            <w:iCs/>
            <w:sz w:val="24"/>
            <w:szCs w:val="24"/>
            <w:highlight w:val="yellow"/>
            <w:rPrChange w:id="1492" w:author="Don Ferer" w:date="2026-07-10T17:57:00Z">
              <w:rPr>
                <w:rFonts w:ascii="Arial" w:hAnsi="Arial" w:cs="Arial"/>
                <w:b/>
                <w:i/>
                <w:iCs/>
                <w:sz w:val="24"/>
                <w:szCs w:val="24"/>
              </w:rPr>
            </w:rPrChange>
          </w:rPr>
          <w:t>7</w:t>
        </w:r>
      </w:ins>
      <w:del w:id="1493" w:author="Don Ferer" w:date="2026-07-10T17:57:00Z">
        <w:r w:rsidRPr="000E75EB" w:rsidDel="000E75EB">
          <w:rPr>
            <w:rFonts w:ascii="Arial" w:hAnsi="Arial" w:cs="Arial"/>
            <w:b/>
            <w:i/>
            <w:iCs/>
            <w:sz w:val="24"/>
            <w:szCs w:val="24"/>
            <w:highlight w:val="yellow"/>
            <w:rPrChange w:id="1494" w:author="Don Ferer" w:date="2026-07-10T17:57:00Z">
              <w:rPr>
                <w:rFonts w:ascii="Arial" w:hAnsi="Arial" w:cs="Arial"/>
                <w:b/>
                <w:i/>
                <w:iCs/>
                <w:sz w:val="24"/>
                <w:szCs w:val="24"/>
              </w:rPr>
            </w:rPrChange>
          </w:rPr>
          <w:delText>6</w:delText>
        </w:r>
      </w:del>
      <w:r w:rsidR="00307C45" w:rsidRPr="000E75EB">
        <w:rPr>
          <w:rFonts w:ascii="Arial" w:hAnsi="Arial" w:cs="Arial"/>
          <w:b/>
          <w:i/>
          <w:iCs/>
          <w:sz w:val="24"/>
          <w:szCs w:val="24"/>
          <w:highlight w:val="yellow"/>
          <w:rPrChange w:id="1495" w:author="Don Ferer" w:date="2026-07-10T17:57:00Z">
            <w:rPr>
              <w:rFonts w:ascii="Arial" w:hAnsi="Arial" w:cs="Arial"/>
              <w:b/>
              <w:i/>
              <w:iCs/>
              <w:sz w:val="24"/>
              <w:szCs w:val="24"/>
            </w:rPr>
          </w:rPrChange>
        </w:rPr>
        <w:t>.</w:t>
      </w:r>
    </w:p>
    <w:p w14:paraId="05A92F11" w14:textId="77777777" w:rsidR="00307C45" w:rsidRPr="00307C45" w:rsidRDefault="00307C45" w:rsidP="00307C45">
      <w:pPr>
        <w:tabs>
          <w:tab w:val="left" w:pos="4820"/>
        </w:tabs>
        <w:spacing w:line="276" w:lineRule="auto"/>
        <w:ind w:right="-1"/>
        <w:rPr>
          <w:rFonts w:ascii="Arial" w:hAnsi="Arial" w:cs="Arial"/>
          <w:b/>
          <w:i/>
          <w:iCs/>
          <w:sz w:val="24"/>
          <w:szCs w:val="24"/>
        </w:rPr>
      </w:pPr>
    </w:p>
    <w:p w14:paraId="2D7D5E14" w14:textId="6289424B" w:rsidR="00443541" w:rsidRPr="00307C45" w:rsidRDefault="0099764C" w:rsidP="0099764C">
      <w:pPr>
        <w:tabs>
          <w:tab w:val="left" w:pos="4820"/>
        </w:tabs>
        <w:spacing w:line="276" w:lineRule="auto"/>
        <w:rPr>
          <w:rFonts w:ascii="Arial" w:hAnsi="Arial" w:cs="Arial"/>
          <w:bCs/>
          <w:i/>
          <w:iCs/>
          <w:sz w:val="24"/>
          <w:szCs w:val="24"/>
        </w:rPr>
      </w:pPr>
      <w:r>
        <w:rPr>
          <w:rFonts w:ascii="Arial" w:hAnsi="Arial" w:cs="Arial"/>
          <w:bCs/>
          <w:i/>
          <w:iCs/>
          <w:sz w:val="24"/>
          <w:szCs w:val="24"/>
        </w:rPr>
        <w:t>P</w:t>
      </w:r>
      <w:r w:rsidR="00CD087A" w:rsidRPr="0099764C">
        <w:rPr>
          <w:rFonts w:ascii="Arial" w:hAnsi="Arial" w:cs="Arial"/>
          <w:bCs/>
          <w:i/>
          <w:iCs/>
          <w:sz w:val="24"/>
          <w:szCs w:val="24"/>
        </w:rPr>
        <w:t xml:space="preserve">our tout renseignement complémentaire, </w:t>
      </w:r>
      <w:r w:rsidR="003C6848" w:rsidRPr="0099764C">
        <w:rPr>
          <w:rFonts w:ascii="Arial" w:hAnsi="Arial" w:cs="Arial"/>
          <w:bCs/>
          <w:i/>
          <w:iCs/>
          <w:sz w:val="24"/>
          <w:szCs w:val="24"/>
        </w:rPr>
        <w:t>se rendre dans le centre de la localité ou</w:t>
      </w:r>
      <w:r w:rsidR="00CD087A" w:rsidRPr="0099764C">
        <w:rPr>
          <w:rFonts w:ascii="Arial" w:hAnsi="Arial" w:cs="Arial"/>
          <w:bCs/>
          <w:i/>
          <w:iCs/>
          <w:sz w:val="24"/>
          <w:szCs w:val="24"/>
        </w:rPr>
        <w:t xml:space="preserve"> contacter le</w:t>
      </w:r>
      <w:r w:rsidR="00FA5393" w:rsidRPr="0099764C">
        <w:rPr>
          <w:rFonts w:ascii="Arial" w:hAnsi="Arial" w:cs="Arial"/>
          <w:bCs/>
          <w:i/>
          <w:iCs/>
          <w:sz w:val="24"/>
          <w:szCs w:val="24"/>
        </w:rPr>
        <w:t>s</w:t>
      </w:r>
      <w:r w:rsidR="00CD087A" w:rsidRPr="0099764C">
        <w:rPr>
          <w:rFonts w:ascii="Arial" w:hAnsi="Arial" w:cs="Arial"/>
          <w:bCs/>
          <w:i/>
          <w:iCs/>
          <w:sz w:val="24"/>
          <w:szCs w:val="24"/>
        </w:rPr>
        <w:t xml:space="preserve"> numéro</w:t>
      </w:r>
      <w:r w:rsidR="00FA5393" w:rsidRPr="0099764C">
        <w:rPr>
          <w:rFonts w:ascii="Arial" w:hAnsi="Arial" w:cs="Arial"/>
          <w:bCs/>
          <w:i/>
          <w:iCs/>
          <w:sz w:val="24"/>
          <w:szCs w:val="24"/>
        </w:rPr>
        <w:t>s</w:t>
      </w:r>
      <w:r w:rsidR="00CD087A" w:rsidRPr="0099764C">
        <w:rPr>
          <w:rFonts w:ascii="Arial" w:hAnsi="Arial" w:cs="Arial"/>
          <w:bCs/>
          <w:i/>
          <w:iCs/>
          <w:sz w:val="24"/>
          <w:szCs w:val="24"/>
        </w:rPr>
        <w:t xml:space="preserve"> suivant</w:t>
      </w:r>
      <w:r w:rsidR="00FA5393" w:rsidRPr="0099764C">
        <w:rPr>
          <w:rFonts w:ascii="Arial" w:hAnsi="Arial" w:cs="Arial"/>
          <w:bCs/>
          <w:i/>
          <w:iCs/>
          <w:sz w:val="24"/>
          <w:szCs w:val="24"/>
        </w:rPr>
        <w:t xml:space="preserve">s </w:t>
      </w:r>
      <w:r w:rsidR="00CD087A" w:rsidRPr="0099764C">
        <w:rPr>
          <w:rFonts w:ascii="Arial" w:hAnsi="Arial" w:cs="Arial"/>
          <w:bCs/>
          <w:i/>
          <w:iCs/>
          <w:sz w:val="24"/>
          <w:szCs w:val="24"/>
        </w:rPr>
        <w:t xml:space="preserve">: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0"/>
        <w:gridCol w:w="1559"/>
      </w:tblGrid>
      <w:tr w:rsidR="00443541" w:rsidRPr="00443541" w14:paraId="5AA95736" w14:textId="77777777" w:rsidTr="00443541">
        <w:tc>
          <w:tcPr>
            <w:tcW w:w="7650" w:type="dxa"/>
          </w:tcPr>
          <w:p w14:paraId="3D8EFB95" w14:textId="77777777" w:rsidR="00443541" w:rsidRPr="000308BF" w:rsidRDefault="00443541" w:rsidP="00443541">
            <w:pPr>
              <w:pStyle w:val="Paragraphedeliste"/>
              <w:numPr>
                <w:ilvl w:val="0"/>
                <w:numId w:val="14"/>
              </w:numPr>
              <w:tabs>
                <w:tab w:val="left" w:pos="4820"/>
              </w:tabs>
              <w:spacing w:line="276" w:lineRule="auto"/>
              <w:ind w:left="1306" w:hanging="425"/>
              <w:rPr>
                <w:rFonts w:ascii="Arial" w:hAnsi="Arial" w:cs="Arial"/>
                <w:b/>
                <w:i/>
                <w:iCs/>
              </w:rPr>
            </w:pPr>
            <w:r w:rsidRPr="000308BF">
              <w:rPr>
                <w:rFonts w:ascii="Arial" w:hAnsi="Arial" w:cs="Arial"/>
                <w:b/>
                <w:i/>
                <w:iCs/>
              </w:rPr>
              <w:t>Service de la communication et des relations presses </w:t>
            </w:r>
          </w:p>
        </w:tc>
        <w:tc>
          <w:tcPr>
            <w:tcW w:w="1559" w:type="dxa"/>
          </w:tcPr>
          <w:p w14:paraId="3156668F" w14:textId="77777777" w:rsidR="00443541" w:rsidRPr="00443541" w:rsidRDefault="00443541" w:rsidP="00443541">
            <w:pPr>
              <w:pStyle w:val="Paragraphedeliste"/>
              <w:spacing w:line="276" w:lineRule="auto"/>
              <w:ind w:left="-110" w:right="35"/>
              <w:rPr>
                <w:rFonts w:ascii="Arial" w:hAnsi="Arial" w:cs="Arial"/>
                <w:b/>
                <w:i/>
                <w:iCs/>
                <w:color w:val="000000" w:themeColor="text1"/>
              </w:rPr>
            </w:pPr>
            <w:r w:rsidRPr="00443541">
              <w:rPr>
                <w:rFonts w:ascii="Arial" w:hAnsi="Arial" w:cs="Arial"/>
                <w:b/>
                <w:i/>
                <w:iCs/>
                <w:color w:val="000000" w:themeColor="text1"/>
              </w:rPr>
              <w:t>: 70 32 60 68</w:t>
            </w:r>
          </w:p>
        </w:tc>
      </w:tr>
      <w:tr w:rsidR="00443541" w:rsidRPr="00443541" w14:paraId="52A9AC66" w14:textId="77777777" w:rsidTr="00443541">
        <w:tc>
          <w:tcPr>
            <w:tcW w:w="7650" w:type="dxa"/>
          </w:tcPr>
          <w:p w14:paraId="2D839599" w14:textId="1DB9965C" w:rsidR="00443541" w:rsidRPr="000308BF" w:rsidRDefault="00443541" w:rsidP="00443541">
            <w:pPr>
              <w:pStyle w:val="Paragraphedeliste"/>
              <w:numPr>
                <w:ilvl w:val="0"/>
                <w:numId w:val="14"/>
              </w:numPr>
              <w:tabs>
                <w:tab w:val="left" w:pos="4820"/>
              </w:tabs>
              <w:spacing w:line="276" w:lineRule="auto"/>
              <w:ind w:left="1306" w:hanging="425"/>
              <w:rPr>
                <w:rFonts w:ascii="Arial" w:hAnsi="Arial" w:cs="Arial"/>
                <w:b/>
                <w:i/>
                <w:iCs/>
              </w:rPr>
            </w:pPr>
            <w:r w:rsidRPr="000308BF">
              <w:rPr>
                <w:rFonts w:ascii="Arial" w:hAnsi="Arial" w:cs="Arial"/>
                <w:b/>
                <w:i/>
                <w:iCs/>
              </w:rPr>
              <w:t>Direction de l’information et l’orientation professionnelle </w:t>
            </w:r>
          </w:p>
        </w:tc>
        <w:tc>
          <w:tcPr>
            <w:tcW w:w="1559" w:type="dxa"/>
          </w:tcPr>
          <w:p w14:paraId="2C0EE666" w14:textId="78326F51" w:rsidR="00443541" w:rsidRPr="00443541" w:rsidRDefault="00443541" w:rsidP="00443541">
            <w:pPr>
              <w:pStyle w:val="Paragraphedeliste"/>
              <w:spacing w:line="276" w:lineRule="auto"/>
              <w:ind w:left="-110" w:right="35"/>
              <w:rPr>
                <w:rFonts w:ascii="Arial" w:hAnsi="Arial" w:cs="Arial"/>
                <w:b/>
                <w:i/>
                <w:iCs/>
                <w:color w:val="000000" w:themeColor="text1"/>
              </w:rPr>
            </w:pPr>
            <w:r w:rsidRPr="00443541">
              <w:rPr>
                <w:rFonts w:ascii="Arial" w:hAnsi="Arial" w:cs="Arial"/>
                <w:b/>
                <w:i/>
                <w:iCs/>
                <w:color w:val="000000" w:themeColor="text1"/>
              </w:rPr>
              <w:t xml:space="preserve">: </w:t>
            </w:r>
            <w:r w:rsidR="008E1635">
              <w:rPr>
                <w:rFonts w:ascii="Arial" w:hAnsi="Arial" w:cs="Arial"/>
                <w:b/>
                <w:i/>
                <w:iCs/>
                <w:color w:val="000000" w:themeColor="text1"/>
              </w:rPr>
              <w:t>73 01 97 97</w:t>
            </w:r>
          </w:p>
        </w:tc>
      </w:tr>
      <w:tr w:rsidR="00443541" w:rsidRPr="00443541" w14:paraId="488CCBE8" w14:textId="77777777" w:rsidTr="00443541">
        <w:tc>
          <w:tcPr>
            <w:tcW w:w="7650" w:type="dxa"/>
          </w:tcPr>
          <w:p w14:paraId="52479A9F" w14:textId="77777777" w:rsidR="00443541" w:rsidRPr="000308BF" w:rsidRDefault="00443541" w:rsidP="00443541">
            <w:pPr>
              <w:pStyle w:val="Paragraphedeliste"/>
              <w:numPr>
                <w:ilvl w:val="0"/>
                <w:numId w:val="14"/>
              </w:numPr>
              <w:tabs>
                <w:tab w:val="left" w:pos="4820"/>
              </w:tabs>
              <w:spacing w:line="276" w:lineRule="auto"/>
              <w:ind w:left="1306" w:hanging="425"/>
              <w:rPr>
                <w:rFonts w:ascii="Arial" w:hAnsi="Arial" w:cs="Arial"/>
                <w:b/>
                <w:i/>
                <w:iCs/>
              </w:rPr>
            </w:pPr>
            <w:r w:rsidRPr="000308BF">
              <w:rPr>
                <w:rFonts w:ascii="Arial" w:hAnsi="Arial" w:cs="Arial"/>
                <w:b/>
                <w:i/>
                <w:iCs/>
              </w:rPr>
              <w:t>Direction inter-régionale N° 1(Ouagadougou)</w:t>
            </w:r>
          </w:p>
        </w:tc>
        <w:tc>
          <w:tcPr>
            <w:tcW w:w="1559" w:type="dxa"/>
          </w:tcPr>
          <w:p w14:paraId="2003B03D" w14:textId="77777777" w:rsidR="00443541" w:rsidRPr="00443541" w:rsidRDefault="00443541" w:rsidP="00443541">
            <w:pPr>
              <w:pStyle w:val="Paragraphedeliste"/>
              <w:spacing w:line="276" w:lineRule="auto"/>
              <w:ind w:left="-110" w:right="35"/>
              <w:rPr>
                <w:rFonts w:ascii="Arial" w:hAnsi="Arial" w:cs="Arial"/>
                <w:b/>
                <w:i/>
                <w:iCs/>
                <w:color w:val="000000" w:themeColor="text1"/>
              </w:rPr>
            </w:pPr>
            <w:r w:rsidRPr="00443541">
              <w:rPr>
                <w:rFonts w:ascii="Arial" w:hAnsi="Arial" w:cs="Arial"/>
                <w:b/>
                <w:i/>
                <w:iCs/>
                <w:color w:val="000000" w:themeColor="text1"/>
              </w:rPr>
              <w:t>: 73 07 36 36</w:t>
            </w:r>
          </w:p>
        </w:tc>
      </w:tr>
      <w:tr w:rsidR="00443541" w:rsidRPr="00443541" w14:paraId="283B5558" w14:textId="77777777" w:rsidTr="00443541">
        <w:tc>
          <w:tcPr>
            <w:tcW w:w="7650" w:type="dxa"/>
          </w:tcPr>
          <w:p w14:paraId="5C776284" w14:textId="77777777" w:rsidR="00443541" w:rsidRPr="000308BF" w:rsidRDefault="00443541" w:rsidP="00443541">
            <w:pPr>
              <w:pStyle w:val="Paragraphedeliste"/>
              <w:numPr>
                <w:ilvl w:val="0"/>
                <w:numId w:val="14"/>
              </w:numPr>
              <w:tabs>
                <w:tab w:val="left" w:pos="4820"/>
              </w:tabs>
              <w:spacing w:line="276" w:lineRule="auto"/>
              <w:ind w:left="1306" w:hanging="425"/>
              <w:rPr>
                <w:rFonts w:ascii="Arial" w:hAnsi="Arial" w:cs="Arial"/>
                <w:b/>
                <w:i/>
                <w:iCs/>
              </w:rPr>
            </w:pPr>
            <w:r w:rsidRPr="000308BF">
              <w:rPr>
                <w:rFonts w:ascii="Arial" w:hAnsi="Arial" w:cs="Arial"/>
                <w:b/>
                <w:i/>
                <w:iCs/>
              </w:rPr>
              <w:t>Direction inter-régionale N° 2 (Bobo-Dioulasso) </w:t>
            </w:r>
          </w:p>
        </w:tc>
        <w:tc>
          <w:tcPr>
            <w:tcW w:w="1559" w:type="dxa"/>
          </w:tcPr>
          <w:p w14:paraId="6B0B369F" w14:textId="41E5603A" w:rsidR="00443541" w:rsidRPr="00443541" w:rsidRDefault="00443541" w:rsidP="00443541">
            <w:pPr>
              <w:pStyle w:val="Paragraphedeliste"/>
              <w:spacing w:line="276" w:lineRule="auto"/>
              <w:ind w:left="-110" w:right="35"/>
              <w:rPr>
                <w:rFonts w:ascii="Arial" w:hAnsi="Arial" w:cs="Arial"/>
                <w:b/>
                <w:i/>
                <w:iCs/>
              </w:rPr>
            </w:pPr>
            <w:r w:rsidRPr="00443541">
              <w:rPr>
                <w:rFonts w:ascii="Arial" w:hAnsi="Arial" w:cs="Arial"/>
                <w:b/>
                <w:i/>
                <w:iCs/>
                <w:color w:val="000000" w:themeColor="text1"/>
              </w:rPr>
              <w:t xml:space="preserve">: </w:t>
            </w:r>
            <w:r w:rsidR="008E1635">
              <w:rPr>
                <w:rFonts w:ascii="Arial" w:hAnsi="Arial" w:cs="Arial"/>
                <w:b/>
                <w:i/>
                <w:iCs/>
                <w:color w:val="000000" w:themeColor="text1"/>
              </w:rPr>
              <w:t>73 48 91 91</w:t>
            </w:r>
          </w:p>
        </w:tc>
      </w:tr>
      <w:tr w:rsidR="00443541" w:rsidRPr="00443541" w14:paraId="155B29DC" w14:textId="77777777" w:rsidTr="00443541">
        <w:tc>
          <w:tcPr>
            <w:tcW w:w="7650" w:type="dxa"/>
          </w:tcPr>
          <w:p w14:paraId="0745D3E2" w14:textId="77777777" w:rsidR="00443541" w:rsidRPr="000308BF" w:rsidRDefault="00443541" w:rsidP="00443541">
            <w:pPr>
              <w:pStyle w:val="Paragraphedeliste"/>
              <w:numPr>
                <w:ilvl w:val="0"/>
                <w:numId w:val="14"/>
              </w:numPr>
              <w:tabs>
                <w:tab w:val="left" w:pos="4820"/>
              </w:tabs>
              <w:spacing w:line="276" w:lineRule="auto"/>
              <w:ind w:left="1306" w:hanging="425"/>
              <w:rPr>
                <w:rFonts w:ascii="Arial" w:hAnsi="Arial" w:cs="Arial"/>
                <w:b/>
                <w:i/>
                <w:iCs/>
              </w:rPr>
            </w:pPr>
            <w:r w:rsidRPr="000308BF">
              <w:rPr>
                <w:rFonts w:ascii="Arial" w:hAnsi="Arial" w:cs="Arial"/>
                <w:b/>
                <w:i/>
                <w:iCs/>
              </w:rPr>
              <w:t>Direction inter-régionale N° 3 (Ziniaré) </w:t>
            </w:r>
          </w:p>
        </w:tc>
        <w:tc>
          <w:tcPr>
            <w:tcW w:w="1559" w:type="dxa"/>
          </w:tcPr>
          <w:p w14:paraId="1CDE4072" w14:textId="77777777" w:rsidR="00443541" w:rsidRPr="00443541" w:rsidRDefault="00443541" w:rsidP="00443541">
            <w:pPr>
              <w:pStyle w:val="Paragraphedeliste"/>
              <w:spacing w:line="276" w:lineRule="auto"/>
              <w:ind w:left="-110" w:right="35"/>
              <w:rPr>
                <w:rFonts w:ascii="Arial" w:hAnsi="Arial" w:cs="Arial"/>
                <w:b/>
                <w:i/>
                <w:iCs/>
              </w:rPr>
            </w:pPr>
            <w:r w:rsidRPr="00443541">
              <w:rPr>
                <w:rFonts w:ascii="Arial" w:hAnsi="Arial" w:cs="Arial"/>
                <w:b/>
                <w:i/>
                <w:iCs/>
                <w:color w:val="000000" w:themeColor="text1"/>
              </w:rPr>
              <w:t>: 73 51 23 23</w:t>
            </w:r>
          </w:p>
        </w:tc>
      </w:tr>
    </w:tbl>
    <w:p w14:paraId="7B0D80FF" w14:textId="77777777" w:rsidR="00BE6100" w:rsidRDefault="00BE6100" w:rsidP="004847C0">
      <w:pPr>
        <w:tabs>
          <w:tab w:val="left" w:pos="1539"/>
        </w:tabs>
        <w:spacing w:line="240" w:lineRule="auto"/>
        <w:rPr>
          <w:ins w:id="1496" w:author="Dieudo TONTPAMBO" w:date="2025-08-07T19:23:00Z"/>
          <w:rFonts w:ascii="Arial" w:hAnsi="Arial" w:cs="Arial"/>
        </w:rPr>
      </w:pPr>
    </w:p>
    <w:p w14:paraId="19558E09" w14:textId="77777777" w:rsidR="00BE6100" w:rsidRDefault="00BE6100" w:rsidP="004847C0">
      <w:pPr>
        <w:tabs>
          <w:tab w:val="left" w:pos="1539"/>
        </w:tabs>
        <w:spacing w:line="240" w:lineRule="auto"/>
        <w:rPr>
          <w:ins w:id="1497" w:author="Dieudo TONTPAMBO" w:date="2025-08-07T19:23:00Z"/>
          <w:rFonts w:ascii="Arial" w:hAnsi="Arial" w:cs="Arial"/>
        </w:rPr>
      </w:pPr>
    </w:p>
    <w:p w14:paraId="0EFC6146" w14:textId="709182D8" w:rsidR="004847C0" w:rsidDel="00FD1BFD" w:rsidRDefault="00FD1BFD" w:rsidP="004847C0">
      <w:pPr>
        <w:tabs>
          <w:tab w:val="left" w:pos="1539"/>
        </w:tabs>
        <w:spacing w:line="240" w:lineRule="auto"/>
        <w:rPr>
          <w:del w:id="1498" w:author="Dieudo TONTPAMBO" w:date="2025-08-05T17:31:00Z"/>
          <w:rFonts w:ascii="Arial" w:hAnsi="Arial" w:cs="Arial"/>
        </w:rPr>
      </w:pPr>
      <w:r w:rsidRPr="00F7016D">
        <w:rPr>
          <w:rFonts w:ascii="Arial" w:hAnsi="Arial" w:cs="Arial"/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43478CF8" wp14:editId="6D4C1540">
                <wp:simplePos x="0" y="0"/>
                <wp:positionH relativeFrom="column">
                  <wp:posOffset>3533776</wp:posOffset>
                </wp:positionH>
                <wp:positionV relativeFrom="paragraph">
                  <wp:posOffset>153670</wp:posOffset>
                </wp:positionV>
                <wp:extent cx="2667000" cy="1809750"/>
                <wp:effectExtent l="0" t="0" r="19050" b="19050"/>
                <wp:wrapNone/>
                <wp:docPr id="1036" name="Zone de text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1809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EFA8BC8" w14:textId="650C3451" w:rsidR="000813C0" w:rsidRPr="00A429AF" w:rsidRDefault="000813C0" w:rsidP="005A43AD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eastAsia="Times New Roman" w:hAnsi="Arial" w:cs="Arial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A429AF">
                              <w:rPr>
                                <w:rFonts w:ascii="Arial" w:eastAsia="Times New Roman" w:hAnsi="Arial" w:cs="Arial"/>
                                <w:color w:val="auto"/>
                                <w:sz w:val="24"/>
                                <w:szCs w:val="24"/>
                              </w:rPr>
                              <w:t xml:space="preserve">Pour le Ministre et P/D, le </w:t>
                            </w:r>
                            <w:del w:id="1499" w:author="USER" w:date="2026-08-02T23:43:00Z" w16du:dateUtc="2026-08-02T23:43:00Z">
                              <w:r w:rsidRPr="00A429AF" w:rsidDel="0083220C">
                                <w:rPr>
                                  <w:rFonts w:ascii="Arial" w:eastAsia="Times New Roman" w:hAnsi="Arial" w:cs="Arial"/>
                                  <w:color w:val="auto"/>
                                  <w:sz w:val="24"/>
                                  <w:szCs w:val="24"/>
                                </w:rPr>
                                <w:delText>Secréraire</w:delText>
                              </w:r>
                            </w:del>
                            <w:ins w:id="1500" w:author="USER" w:date="2026-08-02T23:43:00Z" w16du:dateUtc="2026-08-02T23:43:00Z">
                              <w:r w:rsidR="0083220C" w:rsidRPr="00A429AF">
                                <w:rPr>
                                  <w:rFonts w:ascii="Arial" w:eastAsia="Times New Roman" w:hAnsi="Arial" w:cs="Arial"/>
                                  <w:color w:val="auto"/>
                                  <w:sz w:val="24"/>
                                  <w:szCs w:val="24"/>
                                </w:rPr>
                                <w:t>Secrétaire</w:t>
                              </w:r>
                            </w:ins>
                            <w:r w:rsidRPr="00A429AF">
                              <w:rPr>
                                <w:rFonts w:ascii="Arial" w:eastAsia="Times New Roman" w:hAnsi="Arial" w:cs="Arial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ins w:id="1501" w:author="USER" w:date="2026-08-02T23:43:00Z" w16du:dateUtc="2026-08-02T23:43:00Z">
                              <w:r w:rsidR="0083220C">
                                <w:rPr>
                                  <w:rFonts w:ascii="Arial" w:eastAsia="Times New Roman" w:hAnsi="Arial" w:cs="Arial"/>
                                  <w:color w:val="auto"/>
                                  <w:sz w:val="24"/>
                                  <w:szCs w:val="24"/>
                                </w:rPr>
                                <w:t>g</w:t>
                              </w:r>
                            </w:ins>
                            <w:del w:id="1502" w:author="USER" w:date="2026-08-02T23:43:00Z" w16du:dateUtc="2026-08-02T23:43:00Z">
                              <w:r w:rsidRPr="00A429AF" w:rsidDel="0083220C">
                                <w:rPr>
                                  <w:rFonts w:ascii="Arial" w:eastAsia="Times New Roman" w:hAnsi="Arial" w:cs="Arial"/>
                                  <w:color w:val="auto"/>
                                  <w:sz w:val="24"/>
                                  <w:szCs w:val="24"/>
                                </w:rPr>
                                <w:delText>G</w:delText>
                              </w:r>
                            </w:del>
                            <w:r w:rsidRPr="00A429AF">
                              <w:rPr>
                                <w:rFonts w:ascii="Arial" w:eastAsia="Times New Roman" w:hAnsi="Arial" w:cs="Arial"/>
                                <w:color w:val="auto"/>
                                <w:sz w:val="24"/>
                                <w:szCs w:val="24"/>
                              </w:rPr>
                              <w:t>énéral</w:t>
                            </w:r>
                          </w:p>
                          <w:p w14:paraId="5CD138B1" w14:textId="77777777" w:rsidR="000813C0" w:rsidRDefault="000813C0" w:rsidP="005A43AD">
                            <w:pPr>
                              <w:spacing w:after="0" w:line="240" w:lineRule="auto"/>
                              <w:ind w:left="360"/>
                              <w:contextualSpacing/>
                              <w:jc w:val="center"/>
                              <w:rPr>
                                <w:rFonts w:ascii="Arial" w:eastAsia="Times New Roman" w:hAnsi="Arial" w:cs="Arial"/>
                                <w:color w:val="auto"/>
                                <w:sz w:val="28"/>
                                <w:szCs w:val="28"/>
                              </w:rPr>
                            </w:pPr>
                          </w:p>
                          <w:p w14:paraId="6178D19D" w14:textId="77777777" w:rsidR="000813C0" w:rsidRDefault="000813C0" w:rsidP="004B2B5D">
                            <w:pPr>
                              <w:spacing w:after="0" w:line="240" w:lineRule="auto"/>
                              <w:contextualSpacing/>
                              <w:rPr>
                                <w:rFonts w:ascii="Arial" w:eastAsia="Times New Roman" w:hAnsi="Arial" w:cs="Arial"/>
                                <w:color w:val="auto"/>
                                <w:sz w:val="48"/>
                                <w:szCs w:val="48"/>
                              </w:rPr>
                            </w:pPr>
                          </w:p>
                          <w:p w14:paraId="730E62C7" w14:textId="77777777" w:rsidR="000813C0" w:rsidRDefault="000813C0" w:rsidP="005A43AD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eastAsia="Times New Roman" w:hAnsi="Arial" w:cs="Arial"/>
                                <w:color w:val="auto"/>
                                <w:sz w:val="28"/>
                                <w:szCs w:val="28"/>
                              </w:rPr>
                            </w:pPr>
                          </w:p>
                          <w:p w14:paraId="09F057F8" w14:textId="49B9A6F2" w:rsidR="000813C0" w:rsidRPr="00332C81" w:rsidRDefault="0083220C" w:rsidP="005A43AD">
                            <w:pPr>
                              <w:spacing w:after="0" w:line="240" w:lineRule="auto"/>
                              <w:ind w:right="44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auto"/>
                                <w:sz w:val="24"/>
                                <w:szCs w:val="24"/>
                                <w:highlight w:val="yellow"/>
                                <w:u w:val="single"/>
                                <w:rPrChange w:id="1503" w:author="Don Ferer" w:date="2026-07-10T18:01:00Z">
                                  <w:rPr>
                                    <w:rFonts w:ascii="Arial" w:eastAsia="Times New Roman" w:hAnsi="Arial" w:cs="Arial"/>
                                    <w:b/>
                                    <w:bCs/>
                                    <w:color w:val="auto"/>
                                    <w:sz w:val="24"/>
                                    <w:szCs w:val="24"/>
                                    <w:u w:val="single"/>
                                  </w:rPr>
                                </w:rPrChange>
                              </w:rPr>
                            </w:pPr>
                            <w:ins w:id="1504" w:author="USER" w:date="2026-08-02T23:42:00Z">
                              <w:r w:rsidRPr="0083220C"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auto"/>
                                  <w:sz w:val="24"/>
                                  <w:szCs w:val="24"/>
                                  <w:highlight w:val="yellow"/>
                                  <w:u w:val="single"/>
                                </w:rPr>
                                <w:t xml:space="preserve">Bienzi Didier </w:t>
                              </w:r>
                            </w:ins>
                            <w:del w:id="1505" w:author="USER" w:date="2026-08-02T23:42:00Z" w16du:dateUtc="2026-08-02T23:42:00Z">
                              <w:r w:rsidR="000813C0" w:rsidRPr="00332C81" w:rsidDel="0083220C"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auto"/>
                                  <w:sz w:val="24"/>
                                  <w:szCs w:val="24"/>
                                  <w:highlight w:val="yellow"/>
                                  <w:u w:val="single"/>
                                  <w:rPrChange w:id="1506" w:author="Don Ferer" w:date="2026-07-10T18:01:00Z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auto"/>
                                      <w:sz w:val="24"/>
                                      <w:szCs w:val="24"/>
                                      <w:u w:val="single"/>
                                    </w:rPr>
                                  </w:rPrChange>
                                </w:rPr>
                                <w:delText xml:space="preserve">Henri Prosper </w:delText>
                              </w:r>
                            </w:del>
                            <w:r w:rsidR="000813C0" w:rsidRPr="00332C81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auto"/>
                                <w:sz w:val="24"/>
                                <w:szCs w:val="24"/>
                                <w:highlight w:val="yellow"/>
                                <w:u w:val="single"/>
                                <w:rPrChange w:id="1507" w:author="Don Ferer" w:date="2026-07-10T18:01:00Z">
                                  <w:rPr>
                                    <w:rFonts w:ascii="Arial" w:eastAsia="Times New Roman" w:hAnsi="Arial" w:cs="Arial"/>
                                    <w:b/>
                                    <w:bCs/>
                                    <w:color w:val="auto"/>
                                    <w:sz w:val="24"/>
                                    <w:szCs w:val="24"/>
                                    <w:u w:val="single"/>
                                  </w:rPr>
                                </w:rPrChange>
                              </w:rPr>
                              <w:t>PARE</w:t>
                            </w:r>
                          </w:p>
                          <w:p w14:paraId="646B7951" w14:textId="5ACCA783" w:rsidR="000813C0" w:rsidRPr="00F365AB" w:rsidRDefault="000813C0" w:rsidP="005A43AD">
                            <w:pPr>
                              <w:spacing w:after="0" w:line="240" w:lineRule="auto"/>
                              <w:ind w:right="44"/>
                              <w:jc w:val="center"/>
                              <w:rPr>
                                <w:rFonts w:ascii="Alex Brush" w:hAnsi="Alex Brush" w:cs="Apple Chancery"/>
                                <w:sz w:val="24"/>
                                <w:szCs w:val="24"/>
                              </w:rPr>
                            </w:pPr>
                            <w:r w:rsidRPr="00332C81">
                              <w:rPr>
                                <w:rFonts w:ascii="Alex Brush" w:eastAsia="Times New Roman" w:hAnsi="Alex Brush" w:cs="Apple Chancery"/>
                                <w:color w:val="auto"/>
                                <w:sz w:val="24"/>
                                <w:szCs w:val="24"/>
                                <w:highlight w:val="yellow"/>
                                <w:rPrChange w:id="1508" w:author="Don Ferer" w:date="2026-07-10T18:01:00Z">
                                  <w:rPr>
                                    <w:rFonts w:ascii="Alex Brush" w:eastAsia="Times New Roman" w:hAnsi="Alex Brush" w:cs="Apple Chancery"/>
                                    <w:color w:val="auto"/>
                                    <w:sz w:val="24"/>
                                    <w:szCs w:val="24"/>
                                  </w:rPr>
                                </w:rPrChange>
                              </w:rPr>
                              <w:t>Officer de l’Ordre de l’Étalon</w:t>
                            </w:r>
                          </w:p>
                          <w:p w14:paraId="0A1A096C" w14:textId="77777777" w:rsidR="000813C0" w:rsidRDefault="000813C0" w:rsidP="005A43AD">
                            <w:pPr>
                              <w:spacing w:after="0" w:line="240" w:lineRule="auto"/>
                              <w:ind w:right="44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23E8246A" w14:textId="77777777" w:rsidR="000813C0" w:rsidRDefault="000813C0" w:rsidP="005A43AD">
                            <w:pPr>
                              <w:spacing w:after="482"/>
                              <w:ind w:left="6324" w:right="44"/>
                              <w:jc w:val="center"/>
                            </w:pPr>
                            <w:r>
                              <w:rPr>
                                <w:noProof/>
                                <w:sz w:val="28"/>
                              </w:rPr>
                              <w:t>le Secrétaire Général</w:t>
                            </w:r>
                          </w:p>
                          <w:p w14:paraId="1BC9C87B" w14:textId="77777777" w:rsidR="000813C0" w:rsidRDefault="000813C0" w:rsidP="005A43AD">
                            <w:pPr>
                              <w:spacing w:after="482"/>
                              <w:ind w:left="6324" w:right="44"/>
                              <w:jc w:val="center"/>
                            </w:pPr>
                            <w:r>
                              <w:rPr>
                                <w:noProof/>
                                <w:sz w:val="28"/>
                              </w:rPr>
                              <w:t>le Secrétaire Général</w:t>
                            </w:r>
                          </w:p>
                          <w:p w14:paraId="271CE596" w14:textId="77777777" w:rsidR="000813C0" w:rsidRDefault="000813C0" w:rsidP="005A43AD">
                            <w:pPr>
                              <w:ind w:right="44"/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478CF8" id="Zone de texte 4" o:spid="_x0000_s1034" style="position:absolute;margin-left:278.25pt;margin-top:12.1pt;width:210pt;height:142.5pt;z-index: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" strokecolor="white" strokeweight=".5pt">
                <v:stroke joinstyle="round"/>
                <v:path arrowok="t"/>
                <v:textbox>
                  <w:txbxContent>
                    <w:p w14:paraId="2EFA8BC8" w14:textId="650C3451" w:rsidR="000813C0" w:rsidRPr="00A429AF" w:rsidRDefault="000813C0" w:rsidP="005A43AD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eastAsia="Times New Roman" w:hAnsi="Arial" w:cs="Arial"/>
                          <w:color w:val="auto"/>
                          <w:sz w:val="24"/>
                          <w:szCs w:val="24"/>
                        </w:rPr>
                      </w:pPr>
                      <w:r w:rsidRPr="00A429AF">
                        <w:rPr>
                          <w:rFonts w:ascii="Arial" w:eastAsia="Times New Roman" w:hAnsi="Arial" w:cs="Arial"/>
                          <w:color w:val="auto"/>
                          <w:sz w:val="24"/>
                          <w:szCs w:val="24"/>
                        </w:rPr>
                        <w:t xml:space="preserve">Pour le Ministre et P/D, le </w:t>
                      </w:r>
                      <w:del w:id="1509" w:author="USER" w:date="2026-08-02T23:43:00Z" w16du:dateUtc="2026-08-02T23:43:00Z">
                        <w:r w:rsidRPr="00A429AF" w:rsidDel="0083220C">
                          <w:rPr>
                            <w:rFonts w:ascii="Arial" w:eastAsia="Times New Roman" w:hAnsi="Arial" w:cs="Arial"/>
                            <w:color w:val="auto"/>
                            <w:sz w:val="24"/>
                            <w:szCs w:val="24"/>
                          </w:rPr>
                          <w:delText>Secréraire</w:delText>
                        </w:r>
                      </w:del>
                      <w:ins w:id="1510" w:author="USER" w:date="2026-08-02T23:43:00Z" w16du:dateUtc="2026-08-02T23:43:00Z">
                        <w:r w:rsidR="0083220C" w:rsidRPr="00A429AF">
                          <w:rPr>
                            <w:rFonts w:ascii="Arial" w:eastAsia="Times New Roman" w:hAnsi="Arial" w:cs="Arial"/>
                            <w:color w:val="auto"/>
                            <w:sz w:val="24"/>
                            <w:szCs w:val="24"/>
                          </w:rPr>
                          <w:t>Secrétaire</w:t>
                        </w:r>
                      </w:ins>
                      <w:r w:rsidRPr="00A429AF">
                        <w:rPr>
                          <w:rFonts w:ascii="Arial" w:eastAsia="Times New Roman" w:hAnsi="Arial" w:cs="Arial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ins w:id="1511" w:author="USER" w:date="2026-08-02T23:43:00Z" w16du:dateUtc="2026-08-02T23:43:00Z">
                        <w:r w:rsidR="0083220C">
                          <w:rPr>
                            <w:rFonts w:ascii="Arial" w:eastAsia="Times New Roman" w:hAnsi="Arial" w:cs="Arial"/>
                            <w:color w:val="auto"/>
                            <w:sz w:val="24"/>
                            <w:szCs w:val="24"/>
                          </w:rPr>
                          <w:t>g</w:t>
                        </w:r>
                      </w:ins>
                      <w:del w:id="1512" w:author="USER" w:date="2026-08-02T23:43:00Z" w16du:dateUtc="2026-08-02T23:43:00Z">
                        <w:r w:rsidRPr="00A429AF" w:rsidDel="0083220C">
                          <w:rPr>
                            <w:rFonts w:ascii="Arial" w:eastAsia="Times New Roman" w:hAnsi="Arial" w:cs="Arial"/>
                            <w:color w:val="auto"/>
                            <w:sz w:val="24"/>
                            <w:szCs w:val="24"/>
                          </w:rPr>
                          <w:delText>G</w:delText>
                        </w:r>
                      </w:del>
                      <w:r w:rsidRPr="00A429AF">
                        <w:rPr>
                          <w:rFonts w:ascii="Arial" w:eastAsia="Times New Roman" w:hAnsi="Arial" w:cs="Arial"/>
                          <w:color w:val="auto"/>
                          <w:sz w:val="24"/>
                          <w:szCs w:val="24"/>
                        </w:rPr>
                        <w:t>énéral</w:t>
                      </w:r>
                    </w:p>
                    <w:p w14:paraId="5CD138B1" w14:textId="77777777" w:rsidR="000813C0" w:rsidRDefault="000813C0" w:rsidP="005A43AD">
                      <w:pPr>
                        <w:spacing w:after="0" w:line="240" w:lineRule="auto"/>
                        <w:ind w:left="360"/>
                        <w:contextualSpacing/>
                        <w:jc w:val="center"/>
                        <w:rPr>
                          <w:rFonts w:ascii="Arial" w:eastAsia="Times New Roman" w:hAnsi="Arial" w:cs="Arial"/>
                          <w:color w:val="auto"/>
                          <w:sz w:val="28"/>
                          <w:szCs w:val="28"/>
                        </w:rPr>
                      </w:pPr>
                    </w:p>
                    <w:p w14:paraId="6178D19D" w14:textId="77777777" w:rsidR="000813C0" w:rsidRDefault="000813C0" w:rsidP="004B2B5D">
                      <w:pPr>
                        <w:spacing w:after="0" w:line="240" w:lineRule="auto"/>
                        <w:contextualSpacing/>
                        <w:rPr>
                          <w:rFonts w:ascii="Arial" w:eastAsia="Times New Roman" w:hAnsi="Arial" w:cs="Arial"/>
                          <w:color w:val="auto"/>
                          <w:sz w:val="48"/>
                          <w:szCs w:val="48"/>
                        </w:rPr>
                      </w:pPr>
                    </w:p>
                    <w:p w14:paraId="730E62C7" w14:textId="77777777" w:rsidR="000813C0" w:rsidRDefault="000813C0" w:rsidP="005A43AD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eastAsia="Times New Roman" w:hAnsi="Arial" w:cs="Arial"/>
                          <w:color w:val="auto"/>
                          <w:sz w:val="28"/>
                          <w:szCs w:val="28"/>
                        </w:rPr>
                      </w:pPr>
                    </w:p>
                    <w:p w14:paraId="09F057F8" w14:textId="49B9A6F2" w:rsidR="000813C0" w:rsidRPr="00332C81" w:rsidRDefault="0083220C" w:rsidP="005A43AD">
                      <w:pPr>
                        <w:spacing w:after="0" w:line="240" w:lineRule="auto"/>
                        <w:ind w:right="44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color w:val="auto"/>
                          <w:sz w:val="24"/>
                          <w:szCs w:val="24"/>
                          <w:highlight w:val="yellow"/>
                          <w:u w:val="single"/>
                          <w:rPrChange w:id="1513" w:author="Don Ferer" w:date="2026-07-10T18:01:00Z">
                            <w:rPr>
                              <w:rFonts w:ascii="Arial" w:eastAsia="Times New Roman" w:hAnsi="Arial" w:cs="Arial"/>
                              <w:b/>
                              <w:bCs/>
                              <w:color w:val="auto"/>
                              <w:sz w:val="24"/>
                              <w:szCs w:val="24"/>
                              <w:u w:val="single"/>
                            </w:rPr>
                          </w:rPrChange>
                        </w:rPr>
                      </w:pPr>
                      <w:ins w:id="1514" w:author="USER" w:date="2026-08-02T23:42:00Z">
                        <w:r w:rsidRPr="0083220C">
                          <w:rPr>
                            <w:rFonts w:ascii="Arial" w:eastAsia="Times New Roman" w:hAnsi="Arial" w:cs="Arial"/>
                            <w:b/>
                            <w:bCs/>
                            <w:color w:val="auto"/>
                            <w:sz w:val="24"/>
                            <w:szCs w:val="24"/>
                            <w:highlight w:val="yellow"/>
                            <w:u w:val="single"/>
                          </w:rPr>
                          <w:t xml:space="preserve">Bienzi Didier </w:t>
                        </w:r>
                      </w:ins>
                      <w:del w:id="1515" w:author="USER" w:date="2026-08-02T23:42:00Z" w16du:dateUtc="2026-08-02T23:42:00Z">
                        <w:r w:rsidR="000813C0" w:rsidRPr="00332C81" w:rsidDel="0083220C">
                          <w:rPr>
                            <w:rFonts w:ascii="Arial" w:eastAsia="Times New Roman" w:hAnsi="Arial" w:cs="Arial"/>
                            <w:b/>
                            <w:bCs/>
                            <w:color w:val="auto"/>
                            <w:sz w:val="24"/>
                            <w:szCs w:val="24"/>
                            <w:highlight w:val="yellow"/>
                            <w:u w:val="single"/>
                            <w:rPrChange w:id="1516" w:author="Don Ferer" w:date="2026-07-10T18:01:00Z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auto"/>
                                <w:sz w:val="24"/>
                                <w:szCs w:val="24"/>
                                <w:u w:val="single"/>
                              </w:rPr>
                            </w:rPrChange>
                          </w:rPr>
                          <w:delText xml:space="preserve">Henri Prosper </w:delText>
                        </w:r>
                      </w:del>
                      <w:r w:rsidR="000813C0" w:rsidRPr="00332C81">
                        <w:rPr>
                          <w:rFonts w:ascii="Arial" w:eastAsia="Times New Roman" w:hAnsi="Arial" w:cs="Arial"/>
                          <w:b/>
                          <w:bCs/>
                          <w:color w:val="auto"/>
                          <w:sz w:val="24"/>
                          <w:szCs w:val="24"/>
                          <w:highlight w:val="yellow"/>
                          <w:u w:val="single"/>
                          <w:rPrChange w:id="1517" w:author="Don Ferer" w:date="2026-07-10T18:01:00Z">
                            <w:rPr>
                              <w:rFonts w:ascii="Arial" w:eastAsia="Times New Roman" w:hAnsi="Arial" w:cs="Arial"/>
                              <w:b/>
                              <w:bCs/>
                              <w:color w:val="auto"/>
                              <w:sz w:val="24"/>
                              <w:szCs w:val="24"/>
                              <w:u w:val="single"/>
                            </w:rPr>
                          </w:rPrChange>
                        </w:rPr>
                        <w:t>PARE</w:t>
                      </w:r>
                    </w:p>
                    <w:p w14:paraId="646B7951" w14:textId="5ACCA783" w:rsidR="000813C0" w:rsidRPr="00F365AB" w:rsidRDefault="000813C0" w:rsidP="005A43AD">
                      <w:pPr>
                        <w:spacing w:after="0" w:line="240" w:lineRule="auto"/>
                        <w:ind w:right="44"/>
                        <w:jc w:val="center"/>
                        <w:rPr>
                          <w:rFonts w:ascii="Alex Brush" w:hAnsi="Alex Brush" w:cs="Apple Chancery"/>
                          <w:sz w:val="24"/>
                          <w:szCs w:val="24"/>
                        </w:rPr>
                      </w:pPr>
                      <w:r w:rsidRPr="00332C81">
                        <w:rPr>
                          <w:rFonts w:ascii="Alex Brush" w:eastAsia="Times New Roman" w:hAnsi="Alex Brush" w:cs="Apple Chancery"/>
                          <w:color w:val="auto"/>
                          <w:sz w:val="24"/>
                          <w:szCs w:val="24"/>
                          <w:highlight w:val="yellow"/>
                          <w:rPrChange w:id="1518" w:author="Don Ferer" w:date="2026-07-10T18:01:00Z">
                            <w:rPr>
                              <w:rFonts w:ascii="Alex Brush" w:eastAsia="Times New Roman" w:hAnsi="Alex Brush" w:cs="Apple Chancery"/>
                              <w:color w:val="auto"/>
                              <w:sz w:val="24"/>
                              <w:szCs w:val="24"/>
                            </w:rPr>
                          </w:rPrChange>
                        </w:rPr>
                        <w:t>Officer de l’Ordre de l’Étalon</w:t>
                      </w:r>
                    </w:p>
                    <w:p w14:paraId="0A1A096C" w14:textId="77777777" w:rsidR="000813C0" w:rsidRDefault="000813C0" w:rsidP="005A43AD">
                      <w:pPr>
                        <w:spacing w:after="0" w:line="240" w:lineRule="auto"/>
                        <w:ind w:right="44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23E8246A" w14:textId="77777777" w:rsidR="000813C0" w:rsidRDefault="000813C0" w:rsidP="005A43AD">
                      <w:pPr>
                        <w:spacing w:after="482"/>
                        <w:ind w:left="6324" w:right="44"/>
                        <w:jc w:val="center"/>
                      </w:pPr>
                      <w:r>
                        <w:rPr>
                          <w:noProof/>
                          <w:sz w:val="28"/>
                        </w:rPr>
                        <w:t>le Secrétaire Général</w:t>
                      </w:r>
                    </w:p>
                    <w:p w14:paraId="1BC9C87B" w14:textId="77777777" w:rsidR="000813C0" w:rsidRDefault="000813C0" w:rsidP="005A43AD">
                      <w:pPr>
                        <w:spacing w:after="482"/>
                        <w:ind w:left="6324" w:right="44"/>
                        <w:jc w:val="center"/>
                      </w:pPr>
                      <w:r>
                        <w:rPr>
                          <w:noProof/>
                          <w:sz w:val="28"/>
                        </w:rPr>
                        <w:t>le Secrétaire Général</w:t>
                      </w:r>
                    </w:p>
                    <w:p w14:paraId="271CE596" w14:textId="77777777" w:rsidR="000813C0" w:rsidRDefault="000813C0" w:rsidP="005A43AD">
                      <w:pPr>
                        <w:ind w:right="44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32C7733" w14:textId="47BBF989" w:rsidR="004847C0" w:rsidRDefault="004847C0" w:rsidP="004847C0">
      <w:pPr>
        <w:tabs>
          <w:tab w:val="left" w:pos="1539"/>
        </w:tabs>
        <w:spacing w:line="240" w:lineRule="auto"/>
        <w:rPr>
          <w:rFonts w:ascii="Arial" w:hAnsi="Arial" w:cs="Arial"/>
        </w:rPr>
      </w:pPr>
    </w:p>
    <w:p w14:paraId="5BE59EEA" w14:textId="1A5F0F99" w:rsidR="004847C0" w:rsidRDefault="00DA3A7B" w:rsidP="00DA3A7B">
      <w:pPr>
        <w:tabs>
          <w:tab w:val="left" w:pos="1539"/>
        </w:tabs>
        <w:spacing w:after="0" w:line="240" w:lineRule="auto"/>
        <w:rPr>
          <w:rFonts w:ascii="Arial" w:hAnsi="Arial" w:cs="Arial"/>
        </w:rPr>
      </w:pPr>
      <w:r w:rsidRPr="00FD1BFD">
        <w:rPr>
          <w:rFonts w:ascii="Arial" w:hAnsi="Arial" w:cs="Arial"/>
          <w:u w:val="single"/>
          <w:rPrChange w:id="1519" w:author="Dieudo TONTPAMBO" w:date="2025-08-05T17:32:00Z">
            <w:rPr>
              <w:rFonts w:ascii="Arial" w:hAnsi="Arial" w:cs="Arial"/>
            </w:rPr>
          </w:rPrChange>
        </w:rPr>
        <w:t>Ampliation </w:t>
      </w:r>
      <w:r>
        <w:rPr>
          <w:rFonts w:ascii="Arial" w:hAnsi="Arial" w:cs="Arial"/>
        </w:rPr>
        <w:t>:</w:t>
      </w:r>
    </w:p>
    <w:p w14:paraId="571A7869" w14:textId="279D1086" w:rsidR="00DA3A7B" w:rsidRPr="00FD1BFD" w:rsidRDefault="00FD1BFD" w:rsidP="004847C0">
      <w:pPr>
        <w:tabs>
          <w:tab w:val="left" w:pos="1539"/>
        </w:tabs>
        <w:spacing w:line="240" w:lineRule="auto"/>
        <w:rPr>
          <w:rFonts w:ascii="Arial" w:hAnsi="Arial" w:cs="Arial"/>
          <w:sz w:val="16"/>
          <w:szCs w:val="16"/>
          <w:rPrChange w:id="1520" w:author="Dieudo TONTPAMBO" w:date="2025-08-05T17:31:00Z">
            <w:rPr>
              <w:rFonts w:ascii="Arial" w:hAnsi="Arial" w:cs="Arial"/>
            </w:rPr>
          </w:rPrChange>
        </w:rPr>
      </w:pPr>
      <w:r w:rsidRPr="00F7016D">
        <w:rPr>
          <w:rFonts w:ascii="Arial" w:hAnsi="Arial" w:cs="Arial"/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7F7F6636" wp14:editId="17B1BF1F">
                <wp:simplePos x="0" y="0"/>
                <wp:positionH relativeFrom="column">
                  <wp:posOffset>-76899</wp:posOffset>
                </wp:positionH>
                <wp:positionV relativeFrom="paragraph">
                  <wp:posOffset>227373</wp:posOffset>
                </wp:positionV>
                <wp:extent cx="2558415" cy="1343722"/>
                <wp:effectExtent l="0" t="0" r="6985" b="15240"/>
                <wp:wrapNone/>
                <wp:docPr id="1037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58415" cy="13437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6F1F00D" w14:textId="77777777" w:rsidR="000813C0" w:rsidRPr="002A240F" w:rsidRDefault="000813C0" w:rsidP="00CA6CE4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2A240F">
                              <w:rPr>
                                <w:rFonts w:ascii="Arial" w:hAnsi="Arial" w:cs="Arial"/>
                                <w:sz w:val="24"/>
                                <w:szCs w:val="24"/>
                                <w:u w:val="single"/>
                              </w:rPr>
                              <w:t>Diffusion</w:t>
                            </w:r>
                            <w:r w:rsidRPr="002A240F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:</w:t>
                            </w:r>
                          </w:p>
                          <w:p w14:paraId="5A92E09D" w14:textId="77777777" w:rsidR="000813C0" w:rsidRDefault="000813C0" w:rsidP="00CA6CE4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ind w:left="426" w:hanging="218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Page Facebook MESFPT ;</w:t>
                            </w:r>
                          </w:p>
                          <w:p w14:paraId="68B8B180" w14:textId="7A7CAC27" w:rsidR="000813C0" w:rsidRPr="00F806C8" w:rsidRDefault="000813C0" w:rsidP="00307C45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ind w:left="426" w:hanging="218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CA6CE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Page Facebook BSB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 ;</w:t>
                            </w:r>
                          </w:p>
                          <w:p w14:paraId="4FBFC239" w14:textId="77777777" w:rsidR="000813C0" w:rsidRDefault="000813C0" w:rsidP="00307C45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ind w:left="426" w:hanging="218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07C4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Affichage (CFP, DRESFPT, DPESFPT) ;</w:t>
                            </w:r>
                          </w:p>
                          <w:p w14:paraId="1638B87D" w14:textId="5369C375" w:rsidR="000813C0" w:rsidRDefault="000813C0" w:rsidP="00307C45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ind w:left="426" w:hanging="218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Radio nationale ;</w:t>
                            </w:r>
                          </w:p>
                          <w:p w14:paraId="06B6A1E5" w14:textId="3CFC8671" w:rsidR="000813C0" w:rsidRDefault="000813C0" w:rsidP="00307C45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ind w:left="426" w:hanging="218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Télévision nationale ;</w:t>
                            </w:r>
                          </w:p>
                          <w:p w14:paraId="2C1A780B" w14:textId="5FCC1578" w:rsidR="000813C0" w:rsidRDefault="000813C0" w:rsidP="00307C45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ind w:left="426" w:hanging="218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Sidwaya ;</w:t>
                            </w:r>
                          </w:p>
                          <w:p w14:paraId="16CED072" w14:textId="68290379" w:rsidR="000813C0" w:rsidRPr="00307C45" w:rsidRDefault="000813C0" w:rsidP="00307C45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ind w:left="426" w:hanging="218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Radios locales.</w:t>
                            </w:r>
                          </w:p>
                          <w:p w14:paraId="0CDBCEC9" w14:textId="77777777" w:rsidR="000813C0" w:rsidRPr="00CA6CE4" w:rsidRDefault="000813C0" w:rsidP="002A240F">
                            <w:pPr>
                              <w:pStyle w:val="Paragraphedeliste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i/>
                                <w:iCs/>
                                <w:sz w:val="21"/>
                                <w:szCs w:val="28"/>
                              </w:rPr>
                            </w:pPr>
                            <w:r w:rsidRPr="00CA6CE4">
                              <w:rPr>
                                <w:rFonts w:ascii="Arial" w:hAnsi="Arial" w:cs="Arial"/>
                                <w:i/>
                                <w:iCs/>
                                <w:sz w:val="21"/>
                                <w:szCs w:val="28"/>
                              </w:rPr>
                              <w:t xml:space="preserve">                                                            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7F6636" id="Zone de texte 3" o:spid="_x0000_s1035" style="position:absolute;margin-left:-6.05pt;margin-top:17.9pt;width:201.45pt;height:105.8pt;z-index: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" strokecolor="white" strokeweight=".5pt">
                <v:stroke joinstyle="round"/>
                <v:path arrowok="t"/>
                <v:textbox>
                  <w:txbxContent>
                    <w:p w14:paraId="16F1F00D" w14:textId="77777777" w:rsidR="000813C0" w:rsidRPr="002A240F" w:rsidRDefault="000813C0" w:rsidP="00CA6CE4">
                      <w:pPr>
                        <w:spacing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2A240F">
                        <w:rPr>
                          <w:rFonts w:ascii="Arial" w:hAnsi="Arial" w:cs="Arial"/>
                          <w:sz w:val="24"/>
                          <w:szCs w:val="24"/>
                          <w:u w:val="single"/>
                        </w:rPr>
                        <w:t>Diffusion</w:t>
                      </w:r>
                      <w:r w:rsidRPr="002A240F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:</w:t>
                      </w:r>
                    </w:p>
                    <w:p w14:paraId="5A92E09D" w14:textId="77777777" w:rsidR="000813C0" w:rsidRDefault="000813C0" w:rsidP="00CA6CE4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after="0" w:line="240" w:lineRule="auto"/>
                        <w:ind w:left="426" w:hanging="218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Page Facebook MESFPT ;</w:t>
                      </w:r>
                    </w:p>
                    <w:p w14:paraId="68B8B180" w14:textId="7A7CAC27" w:rsidR="000813C0" w:rsidRPr="00F806C8" w:rsidRDefault="000813C0" w:rsidP="00307C45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after="0" w:line="240" w:lineRule="auto"/>
                        <w:ind w:left="426" w:hanging="218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CA6CE4">
                        <w:rPr>
                          <w:rFonts w:ascii="Arial" w:hAnsi="Arial" w:cs="Arial"/>
                          <w:sz w:val="18"/>
                          <w:szCs w:val="18"/>
                        </w:rPr>
                        <w:t>Page Facebook BSB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 ;</w:t>
                      </w:r>
                    </w:p>
                    <w:p w14:paraId="4FBFC239" w14:textId="77777777" w:rsidR="000813C0" w:rsidRDefault="000813C0" w:rsidP="00307C45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after="0" w:line="240" w:lineRule="auto"/>
                        <w:ind w:left="426" w:hanging="218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07C45">
                        <w:rPr>
                          <w:rFonts w:ascii="Arial" w:hAnsi="Arial" w:cs="Arial"/>
                          <w:sz w:val="18"/>
                          <w:szCs w:val="18"/>
                        </w:rPr>
                        <w:t>Affichage (CFP, DRESFPT, DPESFPT) ;</w:t>
                      </w:r>
                    </w:p>
                    <w:p w14:paraId="1638B87D" w14:textId="5369C375" w:rsidR="000813C0" w:rsidRDefault="000813C0" w:rsidP="00307C45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after="0" w:line="240" w:lineRule="auto"/>
                        <w:ind w:left="426" w:hanging="218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Radio nationale ;</w:t>
                      </w:r>
                    </w:p>
                    <w:p w14:paraId="06B6A1E5" w14:textId="3CFC8671" w:rsidR="000813C0" w:rsidRDefault="000813C0" w:rsidP="00307C45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after="0" w:line="240" w:lineRule="auto"/>
                        <w:ind w:left="426" w:hanging="218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Télévision nationale ;</w:t>
                      </w:r>
                    </w:p>
                    <w:p w14:paraId="2C1A780B" w14:textId="5FCC1578" w:rsidR="000813C0" w:rsidRDefault="000813C0" w:rsidP="00307C45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after="0" w:line="240" w:lineRule="auto"/>
                        <w:ind w:left="426" w:hanging="218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Sidwaya ;</w:t>
                      </w:r>
                    </w:p>
                    <w:p w14:paraId="16CED072" w14:textId="68290379" w:rsidR="000813C0" w:rsidRPr="00307C45" w:rsidRDefault="000813C0" w:rsidP="00307C45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after="0" w:line="240" w:lineRule="auto"/>
                        <w:ind w:left="426" w:hanging="218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Radios locales.</w:t>
                      </w:r>
                    </w:p>
                    <w:p w14:paraId="0CDBCEC9" w14:textId="77777777" w:rsidR="000813C0" w:rsidRPr="00CA6CE4" w:rsidRDefault="000813C0" w:rsidP="002A240F">
                      <w:pPr>
                        <w:pStyle w:val="Paragraphedeliste"/>
                        <w:spacing w:after="0" w:line="240" w:lineRule="auto"/>
                        <w:ind w:left="284"/>
                        <w:rPr>
                          <w:rFonts w:ascii="Arial" w:hAnsi="Arial" w:cs="Arial"/>
                          <w:i/>
                          <w:iCs/>
                          <w:sz w:val="21"/>
                          <w:szCs w:val="28"/>
                        </w:rPr>
                      </w:pPr>
                      <w:r w:rsidRPr="00CA6CE4">
                        <w:rPr>
                          <w:rFonts w:ascii="Arial" w:hAnsi="Arial" w:cs="Arial"/>
                          <w:i/>
                          <w:iCs/>
                          <w:sz w:val="21"/>
                          <w:szCs w:val="28"/>
                        </w:rPr>
                        <w:t xml:space="preserve">                                                            </w:t>
                      </w:r>
                    </w:p>
                  </w:txbxContent>
                </v:textbox>
              </v:rect>
            </w:pict>
          </mc:Fallback>
        </mc:AlternateContent>
      </w:r>
      <w:r w:rsidR="00DA3A7B" w:rsidRPr="00FD1BFD">
        <w:rPr>
          <w:rFonts w:ascii="Arial" w:hAnsi="Arial" w:cs="Arial"/>
          <w:sz w:val="16"/>
          <w:szCs w:val="16"/>
          <w:rPrChange w:id="1521" w:author="Dieudo TONTPAMBO" w:date="2025-08-05T17:31:00Z">
            <w:rPr>
              <w:rFonts w:ascii="Arial" w:hAnsi="Arial" w:cs="Arial"/>
            </w:rPr>
          </w:rPrChange>
        </w:rPr>
        <w:t>MESFPT</w:t>
      </w:r>
    </w:p>
    <w:p w14:paraId="130E6A7A" w14:textId="089EFE0C" w:rsidR="004847C0" w:rsidRDefault="004847C0" w:rsidP="004847C0">
      <w:pPr>
        <w:tabs>
          <w:tab w:val="left" w:pos="1539"/>
        </w:tabs>
        <w:spacing w:line="240" w:lineRule="auto"/>
        <w:rPr>
          <w:rFonts w:ascii="Arial" w:hAnsi="Arial" w:cs="Arial"/>
        </w:rPr>
      </w:pPr>
    </w:p>
    <w:p w14:paraId="2B179147" w14:textId="11954C4E" w:rsidR="004847C0" w:rsidRDefault="004847C0" w:rsidP="004847C0">
      <w:pPr>
        <w:tabs>
          <w:tab w:val="left" w:pos="1539"/>
        </w:tabs>
        <w:spacing w:line="240" w:lineRule="auto"/>
        <w:rPr>
          <w:rFonts w:ascii="Arial" w:hAnsi="Arial" w:cs="Arial"/>
        </w:rPr>
      </w:pPr>
    </w:p>
    <w:p w14:paraId="422D2B28" w14:textId="66771B14" w:rsidR="004847C0" w:rsidRPr="00F7016D" w:rsidRDefault="004847C0" w:rsidP="004847C0">
      <w:pPr>
        <w:tabs>
          <w:tab w:val="left" w:pos="1539"/>
        </w:tabs>
        <w:spacing w:line="240" w:lineRule="auto"/>
        <w:rPr>
          <w:rFonts w:ascii="Arial" w:hAnsi="Arial" w:cs="Arial"/>
        </w:rPr>
      </w:pPr>
    </w:p>
    <w:p w14:paraId="59DD799E" w14:textId="59204AAE" w:rsidR="00FD0EA7" w:rsidRPr="00F7016D" w:rsidRDefault="00FD0EA7" w:rsidP="00FD0EA7">
      <w:pPr>
        <w:rPr>
          <w:rFonts w:ascii="Arial" w:hAnsi="Arial" w:cs="Arial"/>
        </w:rPr>
      </w:pPr>
    </w:p>
    <w:p w14:paraId="3CF9D22F" w14:textId="77777777" w:rsidR="00FD0EA7" w:rsidRPr="00F7016D" w:rsidRDefault="00FD0EA7" w:rsidP="00FD0EA7">
      <w:pPr>
        <w:tabs>
          <w:tab w:val="left" w:pos="2005"/>
        </w:tabs>
        <w:rPr>
          <w:rFonts w:ascii="Arial" w:hAnsi="Arial" w:cs="Arial"/>
        </w:rPr>
      </w:pPr>
    </w:p>
    <w:sectPr w:rsidR="00FD0EA7" w:rsidRPr="00F7016D" w:rsidSect="00A02073">
      <w:footerReference w:type="default" r:id="rId13"/>
      <w:pgSz w:w="11906" w:h="16838"/>
      <w:pgMar w:top="866" w:right="543" w:bottom="1440" w:left="1440" w:header="708" w:footer="31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6EB4C" w14:textId="77777777" w:rsidR="001A2E17" w:rsidRDefault="001A2E17" w:rsidP="00C42A92">
      <w:pPr>
        <w:spacing w:after="0" w:line="240" w:lineRule="auto"/>
      </w:pPr>
      <w:r>
        <w:separator/>
      </w:r>
    </w:p>
  </w:endnote>
  <w:endnote w:type="continuationSeparator" w:id="0">
    <w:p w14:paraId="6E5A4E9A" w14:textId="77777777" w:rsidR="001A2E17" w:rsidRDefault="001A2E17" w:rsidP="00C42A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ex Brush">
    <w:altName w:val="Segoe UI Semilight"/>
    <w:charset w:val="4D"/>
    <w:family w:val="auto"/>
    <w:pitch w:val="variable"/>
    <w:sig w:usb0="800000AF" w:usb1="5000204A" w:usb2="00000000" w:usb3="00000000" w:csb0="00000011" w:csb1="00000000"/>
  </w:font>
  <w:font w:name="Apple Chancery">
    <w:altName w:val="Courier New"/>
    <w:charset w:val="B1"/>
    <w:family w:val="script"/>
    <w:pitch w:val="variable"/>
    <w:sig w:usb0="00000000" w:usb1="00000003" w:usb2="00000000" w:usb3="00000000" w:csb0="000001F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6C860" w14:textId="77777777" w:rsidR="000813C0" w:rsidRPr="008839BA" w:rsidRDefault="000813C0" w:rsidP="008839BA">
    <w:pPr>
      <w:pStyle w:val="Pieddepage"/>
      <w:rPr>
        <w:color w:val="BFBFBF" w:themeColor="background1" w:themeShade="BF"/>
      </w:rPr>
    </w:pPr>
    <w:r w:rsidRPr="000308BF">
      <w:rPr>
        <w:rFonts w:ascii="Arial Narrow" w:hAnsi="Arial Narrow"/>
        <w:noProof/>
        <w:color w:val="BFBFBF" w:themeColor="background1" w:themeShade="BF"/>
        <w:sz w:val="20"/>
        <w:szCs w:val="20"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D34B94" wp14:editId="040757D8">
              <wp:simplePos x="0" y="0"/>
              <wp:positionH relativeFrom="column">
                <wp:posOffset>-189187</wp:posOffset>
              </wp:positionH>
              <wp:positionV relativeFrom="paragraph">
                <wp:posOffset>-49486</wp:posOffset>
              </wp:positionV>
              <wp:extent cx="6306207" cy="0"/>
              <wp:effectExtent l="0" t="0" r="5715" b="12700"/>
              <wp:wrapNone/>
              <wp:docPr id="1046506734" name="Connecteur droit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06207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3"/>
                      </a:lnRef>
                      <a:fillRef idx="0">
                        <a:schemeClr val="accent3"/>
                      </a:fillRef>
                      <a:effectRef idx="1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45F7707" id="Connecteur droit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9pt,-3.9pt" to="481.65pt,-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" strokecolor="#a5a5a5 [3206]" strokeweight="1pt">
              <v:stroke joinstyle="miter"/>
            </v:line>
          </w:pict>
        </mc:Fallback>
      </mc:AlternateContent>
    </w:r>
    <w:r w:rsidRPr="000308BF">
      <w:rPr>
        <w:rFonts w:ascii="Arial Narrow" w:hAnsi="Arial Narrow"/>
        <w:color w:val="BFBFBF" w:themeColor="background1" w:themeShade="BF"/>
        <w:sz w:val="20"/>
        <w:szCs w:val="20"/>
      </w:rPr>
      <w:t xml:space="preserve">BSB | Communiqué | Recrutement formations initiales | 2025 – 2026 </w:t>
    </w:r>
    <w:r w:rsidRPr="000308BF">
      <w:rPr>
        <w:color w:val="BFBFBF" w:themeColor="background1" w:themeShade="BF"/>
      </w:rPr>
      <w:t xml:space="preserve">                                                                              </w:t>
    </w:r>
    <w:r w:rsidRPr="000308BF">
      <w:rPr>
        <w:rFonts w:ascii="Arial Narrow" w:hAnsi="Arial Narrow"/>
        <w:color w:val="BFBFBF" w:themeColor="background1" w:themeShade="BF"/>
        <w:sz w:val="21"/>
        <w:szCs w:val="21"/>
      </w:rPr>
      <w:t xml:space="preserve">     </w:t>
    </w:r>
    <w:r w:rsidRPr="008839BA">
      <w:rPr>
        <w:rFonts w:ascii="Arial Narrow" w:hAnsi="Arial Narrow"/>
        <w:color w:val="BFBFBF" w:themeColor="background1" w:themeShade="BF"/>
        <w:sz w:val="21"/>
        <w:szCs w:val="21"/>
      </w:rPr>
      <w:fldChar w:fldCharType="begin"/>
    </w:r>
    <w:r w:rsidRPr="008839BA">
      <w:rPr>
        <w:rFonts w:ascii="Arial Narrow" w:hAnsi="Arial Narrow"/>
        <w:color w:val="BFBFBF" w:themeColor="background1" w:themeShade="BF"/>
        <w:sz w:val="21"/>
        <w:szCs w:val="21"/>
      </w:rPr>
      <w:instrText>PAGE  \* Arabic  \* MERGEFORMAT</w:instrText>
    </w:r>
    <w:r w:rsidRPr="008839BA">
      <w:rPr>
        <w:rFonts w:ascii="Arial Narrow" w:hAnsi="Arial Narrow"/>
        <w:color w:val="BFBFBF" w:themeColor="background1" w:themeShade="BF"/>
        <w:sz w:val="21"/>
        <w:szCs w:val="21"/>
      </w:rPr>
      <w:fldChar w:fldCharType="separate"/>
    </w:r>
    <w:r w:rsidR="00AB65B7">
      <w:rPr>
        <w:rFonts w:ascii="Arial Narrow" w:hAnsi="Arial Narrow"/>
        <w:noProof/>
        <w:color w:val="BFBFBF" w:themeColor="background1" w:themeShade="BF"/>
        <w:sz w:val="21"/>
        <w:szCs w:val="21"/>
      </w:rPr>
      <w:t>10</w:t>
    </w:r>
    <w:r w:rsidRPr="008839BA">
      <w:rPr>
        <w:rFonts w:ascii="Arial Narrow" w:hAnsi="Arial Narrow"/>
        <w:color w:val="BFBFBF" w:themeColor="background1" w:themeShade="BF"/>
        <w:sz w:val="21"/>
        <w:szCs w:val="21"/>
      </w:rPr>
      <w:fldChar w:fldCharType="end"/>
    </w:r>
    <w:r w:rsidRPr="008839BA">
      <w:rPr>
        <w:rFonts w:ascii="Arial Narrow" w:hAnsi="Arial Narrow"/>
        <w:color w:val="BFBFBF" w:themeColor="background1" w:themeShade="BF"/>
        <w:sz w:val="21"/>
        <w:szCs w:val="21"/>
      </w:rPr>
      <w:t xml:space="preserve"> | </w:t>
    </w:r>
    <w:r w:rsidRPr="008839BA">
      <w:rPr>
        <w:rFonts w:ascii="Arial Narrow" w:hAnsi="Arial Narrow"/>
        <w:color w:val="BFBFBF" w:themeColor="background1" w:themeShade="BF"/>
        <w:sz w:val="21"/>
        <w:szCs w:val="21"/>
      </w:rPr>
      <w:fldChar w:fldCharType="begin"/>
    </w:r>
    <w:r w:rsidRPr="008839BA">
      <w:rPr>
        <w:rFonts w:ascii="Arial Narrow" w:hAnsi="Arial Narrow"/>
        <w:color w:val="BFBFBF" w:themeColor="background1" w:themeShade="BF"/>
        <w:sz w:val="21"/>
        <w:szCs w:val="21"/>
      </w:rPr>
      <w:instrText>NUMPAGES  \* Arabic  \* MERGEFORMAT</w:instrText>
    </w:r>
    <w:r w:rsidRPr="008839BA">
      <w:rPr>
        <w:rFonts w:ascii="Arial Narrow" w:hAnsi="Arial Narrow"/>
        <w:color w:val="BFBFBF" w:themeColor="background1" w:themeShade="BF"/>
        <w:sz w:val="21"/>
        <w:szCs w:val="21"/>
      </w:rPr>
      <w:fldChar w:fldCharType="separate"/>
    </w:r>
    <w:r w:rsidR="00AB65B7">
      <w:rPr>
        <w:rFonts w:ascii="Arial Narrow" w:hAnsi="Arial Narrow"/>
        <w:noProof/>
        <w:color w:val="BFBFBF" w:themeColor="background1" w:themeShade="BF"/>
        <w:sz w:val="21"/>
        <w:szCs w:val="21"/>
      </w:rPr>
      <w:t>10</w:t>
    </w:r>
    <w:r w:rsidRPr="008839BA">
      <w:rPr>
        <w:rFonts w:ascii="Arial Narrow" w:hAnsi="Arial Narrow"/>
        <w:color w:val="BFBFBF" w:themeColor="background1" w:themeShade="BF"/>
        <w:sz w:val="21"/>
        <w:szCs w:val="21"/>
      </w:rPr>
      <w:fldChar w:fldCharType="end"/>
    </w:r>
  </w:p>
  <w:p w14:paraId="5F81E4DD" w14:textId="77777777" w:rsidR="000813C0" w:rsidRDefault="000813C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4EB72" w14:textId="77777777" w:rsidR="001A2E17" w:rsidRDefault="001A2E17" w:rsidP="00C42A92">
      <w:pPr>
        <w:spacing w:after="0" w:line="240" w:lineRule="auto"/>
      </w:pPr>
      <w:r>
        <w:separator/>
      </w:r>
    </w:p>
  </w:footnote>
  <w:footnote w:type="continuationSeparator" w:id="0">
    <w:p w14:paraId="3C54BACF" w14:textId="77777777" w:rsidR="001A2E17" w:rsidRDefault="001A2E17" w:rsidP="00C42A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hybridMultilevel"/>
    <w:tmpl w:val="9CFE2C0A"/>
    <w:lvl w:ilvl="0" w:tplc="8E62E02A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b w:val="0"/>
        <w:i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73152"/>
    <w:multiLevelType w:val="hybridMultilevel"/>
    <w:tmpl w:val="35A0CBA4"/>
    <w:lvl w:ilvl="0" w:tplc="76CA830C">
      <w:numFmt w:val="bullet"/>
      <w:lvlText w:val="-"/>
      <w:lvlJc w:val="left"/>
      <w:pPr>
        <w:ind w:left="1951" w:hanging="360"/>
      </w:pPr>
      <w:rPr>
        <w:rFonts w:ascii="Arial Narrow" w:eastAsia="Calibri" w:hAnsi="Arial Narrow" w:cs="Aria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EC08F5"/>
    <w:multiLevelType w:val="hybridMultilevel"/>
    <w:tmpl w:val="FDFE8236"/>
    <w:lvl w:ilvl="0" w:tplc="76CA830C">
      <w:numFmt w:val="bullet"/>
      <w:lvlText w:val="-"/>
      <w:lvlJc w:val="left"/>
      <w:pPr>
        <w:ind w:left="1231" w:hanging="360"/>
      </w:pPr>
      <w:rPr>
        <w:rFonts w:ascii="Arial Narrow" w:eastAsia="Calibri" w:hAnsi="Arial Narrow" w:cs="Arial" w:hint="default"/>
      </w:rPr>
    </w:lvl>
    <w:lvl w:ilvl="1" w:tplc="FFFFFFFF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3" w15:restartNumberingAfterBreak="0">
    <w:nsid w:val="04F429B4"/>
    <w:multiLevelType w:val="hybridMultilevel"/>
    <w:tmpl w:val="BE7640F8"/>
    <w:lvl w:ilvl="0" w:tplc="E2B61CA8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D27020"/>
    <w:multiLevelType w:val="hybridMultilevel"/>
    <w:tmpl w:val="FC1EA50C"/>
    <w:lvl w:ilvl="0" w:tplc="040C0003">
      <w:start w:val="1"/>
      <w:numFmt w:val="bullet"/>
      <w:lvlText w:val="o"/>
      <w:lvlJc w:val="left"/>
      <w:pPr>
        <w:ind w:left="2671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339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41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55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</w:abstractNum>
  <w:abstractNum w:abstractNumId="5" w15:restartNumberingAfterBreak="0">
    <w:nsid w:val="27373434"/>
    <w:multiLevelType w:val="hybridMultilevel"/>
    <w:tmpl w:val="D494F20C"/>
    <w:lvl w:ilvl="0" w:tplc="95A4198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BE36128"/>
    <w:multiLevelType w:val="hybridMultilevel"/>
    <w:tmpl w:val="FB94FCD6"/>
    <w:lvl w:ilvl="0" w:tplc="506EF712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137065"/>
    <w:multiLevelType w:val="hybridMultilevel"/>
    <w:tmpl w:val="3282239A"/>
    <w:lvl w:ilvl="0" w:tplc="76CA830C">
      <w:numFmt w:val="bullet"/>
      <w:lvlText w:val="-"/>
      <w:lvlJc w:val="left"/>
      <w:pPr>
        <w:ind w:left="1231" w:hanging="360"/>
      </w:pPr>
      <w:rPr>
        <w:rFonts w:ascii="Arial Narrow" w:eastAsia="Calibri" w:hAnsi="Arial Narrow" w:cs="Arial" w:hint="default"/>
      </w:rPr>
    </w:lvl>
    <w:lvl w:ilvl="1" w:tplc="040C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8" w15:restartNumberingAfterBreak="0">
    <w:nsid w:val="33C54E27"/>
    <w:multiLevelType w:val="hybridMultilevel"/>
    <w:tmpl w:val="95602BEA"/>
    <w:lvl w:ilvl="0" w:tplc="D0C8379A">
      <w:start w:val="1"/>
      <w:numFmt w:val="upperLetter"/>
      <w:lvlText w:val="%1."/>
      <w:lvlJc w:val="left"/>
      <w:pPr>
        <w:ind w:left="87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91" w:hanging="360"/>
      </w:pPr>
    </w:lvl>
    <w:lvl w:ilvl="2" w:tplc="040C001B" w:tentative="1">
      <w:start w:val="1"/>
      <w:numFmt w:val="lowerRoman"/>
      <w:lvlText w:val="%3."/>
      <w:lvlJc w:val="right"/>
      <w:pPr>
        <w:ind w:left="2311" w:hanging="180"/>
      </w:pPr>
    </w:lvl>
    <w:lvl w:ilvl="3" w:tplc="040C000F" w:tentative="1">
      <w:start w:val="1"/>
      <w:numFmt w:val="decimal"/>
      <w:lvlText w:val="%4."/>
      <w:lvlJc w:val="left"/>
      <w:pPr>
        <w:ind w:left="3031" w:hanging="360"/>
      </w:pPr>
    </w:lvl>
    <w:lvl w:ilvl="4" w:tplc="040C0019" w:tentative="1">
      <w:start w:val="1"/>
      <w:numFmt w:val="lowerLetter"/>
      <w:lvlText w:val="%5."/>
      <w:lvlJc w:val="left"/>
      <w:pPr>
        <w:ind w:left="3751" w:hanging="360"/>
      </w:pPr>
    </w:lvl>
    <w:lvl w:ilvl="5" w:tplc="040C001B" w:tentative="1">
      <w:start w:val="1"/>
      <w:numFmt w:val="lowerRoman"/>
      <w:lvlText w:val="%6."/>
      <w:lvlJc w:val="right"/>
      <w:pPr>
        <w:ind w:left="4471" w:hanging="180"/>
      </w:pPr>
    </w:lvl>
    <w:lvl w:ilvl="6" w:tplc="040C000F" w:tentative="1">
      <w:start w:val="1"/>
      <w:numFmt w:val="decimal"/>
      <w:lvlText w:val="%7."/>
      <w:lvlJc w:val="left"/>
      <w:pPr>
        <w:ind w:left="5191" w:hanging="360"/>
      </w:pPr>
    </w:lvl>
    <w:lvl w:ilvl="7" w:tplc="040C0019" w:tentative="1">
      <w:start w:val="1"/>
      <w:numFmt w:val="lowerLetter"/>
      <w:lvlText w:val="%8."/>
      <w:lvlJc w:val="left"/>
      <w:pPr>
        <w:ind w:left="5911" w:hanging="360"/>
      </w:pPr>
    </w:lvl>
    <w:lvl w:ilvl="8" w:tplc="040C001B" w:tentative="1">
      <w:start w:val="1"/>
      <w:numFmt w:val="lowerRoman"/>
      <w:lvlText w:val="%9."/>
      <w:lvlJc w:val="right"/>
      <w:pPr>
        <w:ind w:left="6631" w:hanging="180"/>
      </w:pPr>
    </w:lvl>
  </w:abstractNum>
  <w:abstractNum w:abstractNumId="9" w15:restartNumberingAfterBreak="0">
    <w:nsid w:val="391806D6"/>
    <w:multiLevelType w:val="hybridMultilevel"/>
    <w:tmpl w:val="C6C2ACFE"/>
    <w:lvl w:ilvl="0" w:tplc="2F064CA4">
      <w:numFmt w:val="bullet"/>
      <w:lvlText w:val="-"/>
      <w:lvlJc w:val="left"/>
      <w:pPr>
        <w:ind w:left="720" w:hanging="360"/>
      </w:pPr>
      <w:rPr>
        <w:rFonts w:ascii="Arial Narrow" w:eastAsia="Calibri" w:hAnsi="Arial Narrow" w:cs="Arial" w:hint="default"/>
        <w:b w:val="0"/>
        <w:bCs w:val="0"/>
        <w:i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F141AD"/>
    <w:multiLevelType w:val="hybridMultilevel"/>
    <w:tmpl w:val="55BC95E0"/>
    <w:lvl w:ilvl="0" w:tplc="39F0349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1043E1"/>
    <w:multiLevelType w:val="hybridMultilevel"/>
    <w:tmpl w:val="E14474BC"/>
    <w:lvl w:ilvl="0" w:tplc="4D40F768">
      <w:start w:val="350"/>
      <w:numFmt w:val="bullet"/>
      <w:lvlText w:val="-"/>
      <w:lvlJc w:val="left"/>
      <w:pPr>
        <w:ind w:left="720" w:hanging="360"/>
      </w:pPr>
      <w:rPr>
        <w:rFonts w:ascii="Arial Narrow" w:eastAsia="Calibri" w:hAnsi="Arial Narrow" w:cs="Calibri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9E5F90"/>
    <w:multiLevelType w:val="hybridMultilevel"/>
    <w:tmpl w:val="F71A2BF6"/>
    <w:lvl w:ilvl="0" w:tplc="040C0001">
      <w:start w:val="1"/>
      <w:numFmt w:val="bullet"/>
      <w:lvlText w:val=""/>
      <w:lvlJc w:val="left"/>
      <w:pPr>
        <w:ind w:left="123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13" w15:restartNumberingAfterBreak="0">
    <w:nsid w:val="66227645"/>
    <w:multiLevelType w:val="hybridMultilevel"/>
    <w:tmpl w:val="2D649DC0"/>
    <w:lvl w:ilvl="0" w:tplc="76CA830C">
      <w:numFmt w:val="bullet"/>
      <w:lvlText w:val="-"/>
      <w:lvlJc w:val="left"/>
      <w:pPr>
        <w:ind w:left="720" w:hanging="360"/>
      </w:pPr>
      <w:rPr>
        <w:rFonts w:ascii="Arial Narrow" w:eastAsia="Calibri" w:hAnsi="Arial Narrow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071FD0"/>
    <w:multiLevelType w:val="hybridMultilevel"/>
    <w:tmpl w:val="6EE60FDA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56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28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0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2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44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16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88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09" w:hanging="360"/>
      </w:pPr>
      <w:rPr>
        <w:rFonts w:ascii="Wingdings" w:hAnsi="Wingdings" w:hint="default"/>
      </w:rPr>
    </w:lvl>
  </w:abstractNum>
  <w:abstractNum w:abstractNumId="15" w15:restartNumberingAfterBreak="0">
    <w:nsid w:val="686F325A"/>
    <w:multiLevelType w:val="hybridMultilevel"/>
    <w:tmpl w:val="78105E2C"/>
    <w:lvl w:ilvl="0" w:tplc="FFFFFFFF">
      <w:numFmt w:val="bullet"/>
      <w:lvlText w:val="-"/>
      <w:lvlJc w:val="left"/>
      <w:pPr>
        <w:ind w:left="1231" w:hanging="360"/>
      </w:pPr>
      <w:rPr>
        <w:rFonts w:ascii="Arial Narrow" w:eastAsia="Calibri" w:hAnsi="Arial Narrow" w:cs="Arial" w:hint="default"/>
      </w:rPr>
    </w:lvl>
    <w:lvl w:ilvl="1" w:tplc="76CA830C">
      <w:numFmt w:val="bullet"/>
      <w:lvlText w:val="-"/>
      <w:lvlJc w:val="left"/>
      <w:pPr>
        <w:ind w:left="1951" w:hanging="360"/>
      </w:pPr>
      <w:rPr>
        <w:rFonts w:ascii="Arial Narrow" w:eastAsia="Calibri" w:hAnsi="Arial Narrow" w:cs="Arial" w:hint="default"/>
      </w:rPr>
    </w:lvl>
    <w:lvl w:ilvl="2" w:tplc="FFFFFFFF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16" w15:restartNumberingAfterBreak="0">
    <w:nsid w:val="6BFE336D"/>
    <w:multiLevelType w:val="hybridMultilevel"/>
    <w:tmpl w:val="7DA82570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7D569B8"/>
    <w:multiLevelType w:val="hybridMultilevel"/>
    <w:tmpl w:val="188E64EC"/>
    <w:lvl w:ilvl="0" w:tplc="76CA830C">
      <w:numFmt w:val="bullet"/>
      <w:lvlText w:val="-"/>
      <w:lvlJc w:val="left"/>
      <w:pPr>
        <w:ind w:left="1440" w:hanging="360"/>
      </w:pPr>
      <w:rPr>
        <w:rFonts w:ascii="Arial Narrow" w:eastAsia="Calibri" w:hAnsi="Arial Narrow" w:cs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B1534D2"/>
    <w:multiLevelType w:val="hybridMultilevel"/>
    <w:tmpl w:val="1E342E1A"/>
    <w:lvl w:ilvl="0" w:tplc="76CA830C">
      <w:numFmt w:val="bullet"/>
      <w:lvlText w:val="-"/>
      <w:lvlJc w:val="left"/>
      <w:pPr>
        <w:ind w:left="1231" w:hanging="360"/>
      </w:pPr>
      <w:rPr>
        <w:rFonts w:ascii="Arial Narrow" w:eastAsia="Calibri" w:hAnsi="Arial Narrow" w:cs="Arial" w:hint="default"/>
      </w:rPr>
    </w:lvl>
    <w:lvl w:ilvl="1" w:tplc="040C0003">
      <w:start w:val="1"/>
      <w:numFmt w:val="bullet"/>
      <w:lvlText w:val="o"/>
      <w:lvlJc w:val="left"/>
      <w:pPr>
        <w:ind w:left="195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num w:numId="1" w16cid:durableId="115567899">
    <w:abstractNumId w:val="7"/>
  </w:num>
  <w:num w:numId="2" w16cid:durableId="283467644">
    <w:abstractNumId w:val="18"/>
  </w:num>
  <w:num w:numId="3" w16cid:durableId="1361929377">
    <w:abstractNumId w:val="2"/>
  </w:num>
  <w:num w:numId="4" w16cid:durableId="907378093">
    <w:abstractNumId w:val="11"/>
  </w:num>
  <w:num w:numId="5" w16cid:durableId="1251306899">
    <w:abstractNumId w:val="0"/>
  </w:num>
  <w:num w:numId="6" w16cid:durableId="815224252">
    <w:abstractNumId w:val="9"/>
  </w:num>
  <w:num w:numId="7" w16cid:durableId="1350063867">
    <w:abstractNumId w:val="10"/>
  </w:num>
  <w:num w:numId="8" w16cid:durableId="218900248">
    <w:abstractNumId w:val="6"/>
  </w:num>
  <w:num w:numId="9" w16cid:durableId="789712109">
    <w:abstractNumId w:val="12"/>
  </w:num>
  <w:num w:numId="10" w16cid:durableId="340162482">
    <w:abstractNumId w:val="15"/>
  </w:num>
  <w:num w:numId="11" w16cid:durableId="1713923925">
    <w:abstractNumId w:val="4"/>
  </w:num>
  <w:num w:numId="12" w16cid:durableId="1496647731">
    <w:abstractNumId w:val="5"/>
  </w:num>
  <w:num w:numId="13" w16cid:durableId="1892885915">
    <w:abstractNumId w:val="1"/>
  </w:num>
  <w:num w:numId="14" w16cid:durableId="1578512554">
    <w:abstractNumId w:val="14"/>
  </w:num>
  <w:num w:numId="15" w16cid:durableId="1834028351">
    <w:abstractNumId w:val="17"/>
  </w:num>
  <w:num w:numId="16" w16cid:durableId="1867210451">
    <w:abstractNumId w:val="13"/>
  </w:num>
  <w:num w:numId="17" w16cid:durableId="1716585211">
    <w:abstractNumId w:val="8"/>
  </w:num>
  <w:num w:numId="18" w16cid:durableId="1119186255">
    <w:abstractNumId w:val="3"/>
  </w:num>
  <w:num w:numId="19" w16cid:durableId="922223360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on Ferer">
    <w15:presenceInfo w15:providerId="None" w15:userId="Don Ferer"/>
  </w15:person>
  <w15:person w15:author="USER">
    <w15:presenceInfo w15:providerId="None" w15:userId="USER"/>
  </w15:person>
  <w15:person w15:author="Dieudo TONTPAMBO">
    <w15:presenceInfo w15:providerId="Windows Live" w15:userId="7b1edd8423e8ce6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11F"/>
    <w:rsid w:val="00000D62"/>
    <w:rsid w:val="000252E3"/>
    <w:rsid w:val="000308BF"/>
    <w:rsid w:val="000519D9"/>
    <w:rsid w:val="0007578F"/>
    <w:rsid w:val="000813C0"/>
    <w:rsid w:val="00082BDF"/>
    <w:rsid w:val="00082ED6"/>
    <w:rsid w:val="000B4446"/>
    <w:rsid w:val="000C0709"/>
    <w:rsid w:val="000C0C2F"/>
    <w:rsid w:val="000C490A"/>
    <w:rsid w:val="000D3FA0"/>
    <w:rsid w:val="000E75EB"/>
    <w:rsid w:val="000F6C21"/>
    <w:rsid w:val="00105C70"/>
    <w:rsid w:val="001112CF"/>
    <w:rsid w:val="001176E3"/>
    <w:rsid w:val="00121870"/>
    <w:rsid w:val="00123D23"/>
    <w:rsid w:val="00126123"/>
    <w:rsid w:val="0013456A"/>
    <w:rsid w:val="001346D1"/>
    <w:rsid w:val="00135A85"/>
    <w:rsid w:val="00144ADD"/>
    <w:rsid w:val="00146F87"/>
    <w:rsid w:val="00150F60"/>
    <w:rsid w:val="001528F7"/>
    <w:rsid w:val="0016190A"/>
    <w:rsid w:val="00163E4F"/>
    <w:rsid w:val="0016465E"/>
    <w:rsid w:val="00177966"/>
    <w:rsid w:val="001779C7"/>
    <w:rsid w:val="00191EFF"/>
    <w:rsid w:val="00193E97"/>
    <w:rsid w:val="001A2E17"/>
    <w:rsid w:val="001A5D71"/>
    <w:rsid w:val="001A7E73"/>
    <w:rsid w:val="001B08C5"/>
    <w:rsid w:val="001B310D"/>
    <w:rsid w:val="001B4D4B"/>
    <w:rsid w:val="001E241A"/>
    <w:rsid w:val="001E28DD"/>
    <w:rsid w:val="001E2DD0"/>
    <w:rsid w:val="001E5B6B"/>
    <w:rsid w:val="001E7540"/>
    <w:rsid w:val="001F3662"/>
    <w:rsid w:val="001F4D50"/>
    <w:rsid w:val="001F63B2"/>
    <w:rsid w:val="002015E7"/>
    <w:rsid w:val="00205B2E"/>
    <w:rsid w:val="0021152A"/>
    <w:rsid w:val="0022314A"/>
    <w:rsid w:val="00235D9E"/>
    <w:rsid w:val="0023711E"/>
    <w:rsid w:val="00240CB9"/>
    <w:rsid w:val="00243BEA"/>
    <w:rsid w:val="002441E6"/>
    <w:rsid w:val="0024519D"/>
    <w:rsid w:val="00266A1E"/>
    <w:rsid w:val="002779AE"/>
    <w:rsid w:val="0028669E"/>
    <w:rsid w:val="002A240F"/>
    <w:rsid w:val="002A4E11"/>
    <w:rsid w:val="002B2C3F"/>
    <w:rsid w:val="002B653D"/>
    <w:rsid w:val="002C0E61"/>
    <w:rsid w:val="002C4C16"/>
    <w:rsid w:val="002F4B2F"/>
    <w:rsid w:val="002F4E6B"/>
    <w:rsid w:val="00307C45"/>
    <w:rsid w:val="00311FA3"/>
    <w:rsid w:val="00323787"/>
    <w:rsid w:val="003305C5"/>
    <w:rsid w:val="00330BD6"/>
    <w:rsid w:val="00332C81"/>
    <w:rsid w:val="00334580"/>
    <w:rsid w:val="00340E46"/>
    <w:rsid w:val="00343B16"/>
    <w:rsid w:val="00351654"/>
    <w:rsid w:val="0035302A"/>
    <w:rsid w:val="00366AFE"/>
    <w:rsid w:val="0037525A"/>
    <w:rsid w:val="0037771D"/>
    <w:rsid w:val="00393B65"/>
    <w:rsid w:val="003B1051"/>
    <w:rsid w:val="003C11CD"/>
    <w:rsid w:val="003C2ED5"/>
    <w:rsid w:val="003C6848"/>
    <w:rsid w:val="003F7B63"/>
    <w:rsid w:val="00405CD9"/>
    <w:rsid w:val="0040652A"/>
    <w:rsid w:val="00406E0D"/>
    <w:rsid w:val="0042160F"/>
    <w:rsid w:val="00443541"/>
    <w:rsid w:val="00451033"/>
    <w:rsid w:val="00455145"/>
    <w:rsid w:val="00456FF7"/>
    <w:rsid w:val="004574DC"/>
    <w:rsid w:val="00462D3A"/>
    <w:rsid w:val="00472897"/>
    <w:rsid w:val="00472FDC"/>
    <w:rsid w:val="0048417A"/>
    <w:rsid w:val="004847C0"/>
    <w:rsid w:val="00494F94"/>
    <w:rsid w:val="004A1A2E"/>
    <w:rsid w:val="004B172B"/>
    <w:rsid w:val="004B17FE"/>
    <w:rsid w:val="004B18FB"/>
    <w:rsid w:val="004B1F01"/>
    <w:rsid w:val="004B2B5D"/>
    <w:rsid w:val="004C3BD5"/>
    <w:rsid w:val="004E5214"/>
    <w:rsid w:val="004F411F"/>
    <w:rsid w:val="0050141B"/>
    <w:rsid w:val="00504800"/>
    <w:rsid w:val="00505FB5"/>
    <w:rsid w:val="0051164F"/>
    <w:rsid w:val="00512A14"/>
    <w:rsid w:val="005224B0"/>
    <w:rsid w:val="0052301F"/>
    <w:rsid w:val="005279C3"/>
    <w:rsid w:val="00527CEC"/>
    <w:rsid w:val="00530F0F"/>
    <w:rsid w:val="005339FA"/>
    <w:rsid w:val="00535117"/>
    <w:rsid w:val="00535C3D"/>
    <w:rsid w:val="00555998"/>
    <w:rsid w:val="00560091"/>
    <w:rsid w:val="00562CA9"/>
    <w:rsid w:val="00574123"/>
    <w:rsid w:val="0058265A"/>
    <w:rsid w:val="005912C5"/>
    <w:rsid w:val="00593C1A"/>
    <w:rsid w:val="005A43AD"/>
    <w:rsid w:val="005A44E1"/>
    <w:rsid w:val="005A7EEB"/>
    <w:rsid w:val="005B1FA3"/>
    <w:rsid w:val="005B46E8"/>
    <w:rsid w:val="005B61F7"/>
    <w:rsid w:val="005E17C8"/>
    <w:rsid w:val="005E6A13"/>
    <w:rsid w:val="005F3AE2"/>
    <w:rsid w:val="005F7FF5"/>
    <w:rsid w:val="0060315B"/>
    <w:rsid w:val="006041B5"/>
    <w:rsid w:val="00610AC3"/>
    <w:rsid w:val="006212A0"/>
    <w:rsid w:val="00622896"/>
    <w:rsid w:val="0062324B"/>
    <w:rsid w:val="006419B8"/>
    <w:rsid w:val="00652697"/>
    <w:rsid w:val="00654437"/>
    <w:rsid w:val="0066572F"/>
    <w:rsid w:val="00666A9F"/>
    <w:rsid w:val="00666F8E"/>
    <w:rsid w:val="006716A6"/>
    <w:rsid w:val="00680114"/>
    <w:rsid w:val="00680AE9"/>
    <w:rsid w:val="00691FCE"/>
    <w:rsid w:val="00692A23"/>
    <w:rsid w:val="006937E5"/>
    <w:rsid w:val="00696A77"/>
    <w:rsid w:val="006B38F3"/>
    <w:rsid w:val="006C1FB5"/>
    <w:rsid w:val="006C5995"/>
    <w:rsid w:val="006E171A"/>
    <w:rsid w:val="006E228C"/>
    <w:rsid w:val="00702A2E"/>
    <w:rsid w:val="0071491D"/>
    <w:rsid w:val="00717112"/>
    <w:rsid w:val="00720524"/>
    <w:rsid w:val="00722187"/>
    <w:rsid w:val="00725C24"/>
    <w:rsid w:val="007521B2"/>
    <w:rsid w:val="00752E5E"/>
    <w:rsid w:val="00774779"/>
    <w:rsid w:val="00775514"/>
    <w:rsid w:val="00783A6B"/>
    <w:rsid w:val="00783ADC"/>
    <w:rsid w:val="00791F53"/>
    <w:rsid w:val="007953E8"/>
    <w:rsid w:val="00797A2F"/>
    <w:rsid w:val="007A525B"/>
    <w:rsid w:val="007A55B9"/>
    <w:rsid w:val="007B2B00"/>
    <w:rsid w:val="007B40B6"/>
    <w:rsid w:val="007C0924"/>
    <w:rsid w:val="007E2EDC"/>
    <w:rsid w:val="00801E01"/>
    <w:rsid w:val="008029DE"/>
    <w:rsid w:val="00805D7F"/>
    <w:rsid w:val="00823FBF"/>
    <w:rsid w:val="00824CBB"/>
    <w:rsid w:val="00830662"/>
    <w:rsid w:val="00830F99"/>
    <w:rsid w:val="0083220C"/>
    <w:rsid w:val="008336F1"/>
    <w:rsid w:val="008349C2"/>
    <w:rsid w:val="00841EBC"/>
    <w:rsid w:val="00856ED0"/>
    <w:rsid w:val="00863AA6"/>
    <w:rsid w:val="008716C2"/>
    <w:rsid w:val="00872398"/>
    <w:rsid w:val="00877F29"/>
    <w:rsid w:val="0088030A"/>
    <w:rsid w:val="008839BA"/>
    <w:rsid w:val="00892482"/>
    <w:rsid w:val="0089281B"/>
    <w:rsid w:val="008938E1"/>
    <w:rsid w:val="008A0D77"/>
    <w:rsid w:val="008B072D"/>
    <w:rsid w:val="008B4369"/>
    <w:rsid w:val="008C1B46"/>
    <w:rsid w:val="008C4C71"/>
    <w:rsid w:val="008E1635"/>
    <w:rsid w:val="008E4D30"/>
    <w:rsid w:val="008F7AB3"/>
    <w:rsid w:val="00903581"/>
    <w:rsid w:val="00906B5E"/>
    <w:rsid w:val="00910854"/>
    <w:rsid w:val="00911FF8"/>
    <w:rsid w:val="009156F3"/>
    <w:rsid w:val="00915F80"/>
    <w:rsid w:val="00942C0E"/>
    <w:rsid w:val="009514F6"/>
    <w:rsid w:val="0096630C"/>
    <w:rsid w:val="0098029C"/>
    <w:rsid w:val="0099242E"/>
    <w:rsid w:val="0099421F"/>
    <w:rsid w:val="0099764C"/>
    <w:rsid w:val="009A1142"/>
    <w:rsid w:val="009A5AE3"/>
    <w:rsid w:val="009B066F"/>
    <w:rsid w:val="009C0C76"/>
    <w:rsid w:val="009D2EA7"/>
    <w:rsid w:val="009D2FC6"/>
    <w:rsid w:val="009D32FE"/>
    <w:rsid w:val="009D6B9D"/>
    <w:rsid w:val="009E07BE"/>
    <w:rsid w:val="009F391A"/>
    <w:rsid w:val="00A02073"/>
    <w:rsid w:val="00A127C6"/>
    <w:rsid w:val="00A155C5"/>
    <w:rsid w:val="00A1739A"/>
    <w:rsid w:val="00A429AF"/>
    <w:rsid w:val="00A6478B"/>
    <w:rsid w:val="00A7094E"/>
    <w:rsid w:val="00A75890"/>
    <w:rsid w:val="00A77BFA"/>
    <w:rsid w:val="00A829C1"/>
    <w:rsid w:val="00A83CC7"/>
    <w:rsid w:val="00A86F56"/>
    <w:rsid w:val="00A8757C"/>
    <w:rsid w:val="00AA216D"/>
    <w:rsid w:val="00AA387E"/>
    <w:rsid w:val="00AA6323"/>
    <w:rsid w:val="00AB0799"/>
    <w:rsid w:val="00AB389C"/>
    <w:rsid w:val="00AB65B7"/>
    <w:rsid w:val="00AC2552"/>
    <w:rsid w:val="00AE381E"/>
    <w:rsid w:val="00AE5A4C"/>
    <w:rsid w:val="00B009A9"/>
    <w:rsid w:val="00B05495"/>
    <w:rsid w:val="00B12FE3"/>
    <w:rsid w:val="00B15F88"/>
    <w:rsid w:val="00B259EE"/>
    <w:rsid w:val="00B27D60"/>
    <w:rsid w:val="00B36577"/>
    <w:rsid w:val="00B5533A"/>
    <w:rsid w:val="00B6269A"/>
    <w:rsid w:val="00B72723"/>
    <w:rsid w:val="00B8635D"/>
    <w:rsid w:val="00B869DE"/>
    <w:rsid w:val="00B90824"/>
    <w:rsid w:val="00B916AE"/>
    <w:rsid w:val="00BA5B0F"/>
    <w:rsid w:val="00BA5E0A"/>
    <w:rsid w:val="00BB2CC1"/>
    <w:rsid w:val="00BB3544"/>
    <w:rsid w:val="00BB403B"/>
    <w:rsid w:val="00BB5EA7"/>
    <w:rsid w:val="00BC19DB"/>
    <w:rsid w:val="00BC1CF3"/>
    <w:rsid w:val="00BD5FBC"/>
    <w:rsid w:val="00BD6950"/>
    <w:rsid w:val="00BE1DBA"/>
    <w:rsid w:val="00BE4338"/>
    <w:rsid w:val="00BE46E6"/>
    <w:rsid w:val="00BE6100"/>
    <w:rsid w:val="00BE7FDA"/>
    <w:rsid w:val="00C06698"/>
    <w:rsid w:val="00C06EAE"/>
    <w:rsid w:val="00C17B28"/>
    <w:rsid w:val="00C24465"/>
    <w:rsid w:val="00C26A3D"/>
    <w:rsid w:val="00C303D2"/>
    <w:rsid w:val="00C42A92"/>
    <w:rsid w:val="00C56C11"/>
    <w:rsid w:val="00C7728B"/>
    <w:rsid w:val="00C9094C"/>
    <w:rsid w:val="00C91F47"/>
    <w:rsid w:val="00C95553"/>
    <w:rsid w:val="00CA6CE4"/>
    <w:rsid w:val="00CB56DD"/>
    <w:rsid w:val="00CD087A"/>
    <w:rsid w:val="00CE328E"/>
    <w:rsid w:val="00CF0C2E"/>
    <w:rsid w:val="00D01ECF"/>
    <w:rsid w:val="00D06623"/>
    <w:rsid w:val="00D10666"/>
    <w:rsid w:val="00D2442A"/>
    <w:rsid w:val="00D368C3"/>
    <w:rsid w:val="00D44851"/>
    <w:rsid w:val="00D705F5"/>
    <w:rsid w:val="00D7620D"/>
    <w:rsid w:val="00D80A7D"/>
    <w:rsid w:val="00D8215F"/>
    <w:rsid w:val="00D956B9"/>
    <w:rsid w:val="00DA1B51"/>
    <w:rsid w:val="00DA3A7B"/>
    <w:rsid w:val="00DA5231"/>
    <w:rsid w:val="00DA56D6"/>
    <w:rsid w:val="00DB4899"/>
    <w:rsid w:val="00DC5D6B"/>
    <w:rsid w:val="00DD12C8"/>
    <w:rsid w:val="00DD3274"/>
    <w:rsid w:val="00DD706B"/>
    <w:rsid w:val="00DD746B"/>
    <w:rsid w:val="00DD77B2"/>
    <w:rsid w:val="00DE5FDC"/>
    <w:rsid w:val="00DF0602"/>
    <w:rsid w:val="00DF0C67"/>
    <w:rsid w:val="00DF6158"/>
    <w:rsid w:val="00E031E7"/>
    <w:rsid w:val="00E06769"/>
    <w:rsid w:val="00E07332"/>
    <w:rsid w:val="00E076C0"/>
    <w:rsid w:val="00E07801"/>
    <w:rsid w:val="00E11AF1"/>
    <w:rsid w:val="00E21722"/>
    <w:rsid w:val="00E270A3"/>
    <w:rsid w:val="00E27914"/>
    <w:rsid w:val="00E41AE2"/>
    <w:rsid w:val="00E4362D"/>
    <w:rsid w:val="00E5478D"/>
    <w:rsid w:val="00E62477"/>
    <w:rsid w:val="00E665B8"/>
    <w:rsid w:val="00E77119"/>
    <w:rsid w:val="00E84F83"/>
    <w:rsid w:val="00E857CF"/>
    <w:rsid w:val="00E876FB"/>
    <w:rsid w:val="00EB174F"/>
    <w:rsid w:val="00EC60DF"/>
    <w:rsid w:val="00EE26FC"/>
    <w:rsid w:val="00EE6F7E"/>
    <w:rsid w:val="00EF1BD0"/>
    <w:rsid w:val="00EF6A68"/>
    <w:rsid w:val="00EF779D"/>
    <w:rsid w:val="00F06B2B"/>
    <w:rsid w:val="00F10DF1"/>
    <w:rsid w:val="00F16A3E"/>
    <w:rsid w:val="00F2042B"/>
    <w:rsid w:val="00F34F73"/>
    <w:rsid w:val="00F365AB"/>
    <w:rsid w:val="00F406DC"/>
    <w:rsid w:val="00F41C81"/>
    <w:rsid w:val="00F42CD8"/>
    <w:rsid w:val="00F52D63"/>
    <w:rsid w:val="00F574C3"/>
    <w:rsid w:val="00F65148"/>
    <w:rsid w:val="00F67785"/>
    <w:rsid w:val="00F7016D"/>
    <w:rsid w:val="00F7401A"/>
    <w:rsid w:val="00F74383"/>
    <w:rsid w:val="00F806C8"/>
    <w:rsid w:val="00F825B8"/>
    <w:rsid w:val="00F8568E"/>
    <w:rsid w:val="00F935F8"/>
    <w:rsid w:val="00FA0318"/>
    <w:rsid w:val="00FA5393"/>
    <w:rsid w:val="00FA5C05"/>
    <w:rsid w:val="00FC3882"/>
    <w:rsid w:val="00FD073C"/>
    <w:rsid w:val="00FD0EA7"/>
    <w:rsid w:val="00FD11EB"/>
    <w:rsid w:val="00FD1BFD"/>
    <w:rsid w:val="00FD34CC"/>
    <w:rsid w:val="00FF2DB9"/>
    <w:rsid w:val="00FF6FA9"/>
    <w:rsid w:val="00FF7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9A17CA"/>
  <w15:chartTrackingRefBased/>
  <w15:docId w15:val="{B537CE27-1BED-8548-BC0B-DF528E8BC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11F"/>
    <w:pPr>
      <w:spacing w:after="160" w:line="259" w:lineRule="auto"/>
    </w:pPr>
    <w:rPr>
      <w:rFonts w:ascii="Calibri" w:eastAsia="Calibri" w:hAnsi="Calibri" w:cs="Calibri"/>
      <w:color w:val="000000"/>
      <w:kern w:val="0"/>
      <w:sz w:val="22"/>
      <w:szCs w:val="22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F7016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next w:val="Normal"/>
    <w:link w:val="Titre2Car"/>
    <w:uiPriority w:val="9"/>
    <w:unhideWhenUsed/>
    <w:qFormat/>
    <w:rsid w:val="004F411F"/>
    <w:pPr>
      <w:keepNext/>
      <w:keepLines/>
      <w:spacing w:after="123" w:line="259" w:lineRule="auto"/>
      <w:ind w:left="1342" w:hanging="10"/>
      <w:outlineLvl w:val="1"/>
    </w:pPr>
    <w:rPr>
      <w:rFonts w:ascii="Calibri" w:eastAsia="Calibri" w:hAnsi="Calibri" w:cs="Calibri"/>
      <w:color w:val="000000"/>
      <w:kern w:val="0"/>
      <w:sz w:val="34"/>
      <w:szCs w:val="22"/>
      <w:lang w:eastAsia="fr-FR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7016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7016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7016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7016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7016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7016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7016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4F411F"/>
    <w:rPr>
      <w:rFonts w:ascii="Calibri" w:eastAsia="Calibri" w:hAnsi="Calibri" w:cs="Calibri"/>
      <w:color w:val="000000"/>
      <w:kern w:val="0"/>
      <w:sz w:val="34"/>
      <w:szCs w:val="22"/>
      <w:lang w:val="fr-FR" w:eastAsia="fr-FR"/>
      <w14:ligatures w14:val="none"/>
    </w:rPr>
  </w:style>
  <w:style w:type="paragraph" w:styleId="Paragraphedeliste">
    <w:name w:val="List Paragraph"/>
    <w:basedOn w:val="Normal"/>
    <w:uiPriority w:val="34"/>
    <w:qFormat/>
    <w:rsid w:val="00535C3D"/>
    <w:pPr>
      <w:ind w:left="720"/>
      <w:contextualSpacing/>
    </w:pPr>
  </w:style>
  <w:style w:type="paragraph" w:styleId="Rvision">
    <w:name w:val="Revision"/>
    <w:hidden/>
    <w:uiPriority w:val="99"/>
    <w:semiHidden/>
    <w:rsid w:val="0016465E"/>
    <w:rPr>
      <w:rFonts w:ascii="Calibri" w:eastAsia="Calibri" w:hAnsi="Calibri" w:cs="Calibri"/>
      <w:color w:val="000000"/>
      <w:kern w:val="0"/>
      <w:sz w:val="22"/>
      <w:szCs w:val="22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D10666"/>
    <w:rPr>
      <w:rFonts w:ascii="Calibri" w:eastAsia="Calibri" w:hAnsi="Calibri" w:cs="SimSu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2A240F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2A240F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2A240F"/>
    <w:rPr>
      <w:color w:val="954F72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C42A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42A92"/>
    <w:rPr>
      <w:rFonts w:ascii="Calibri" w:eastAsia="Calibri" w:hAnsi="Calibri" w:cs="Calibri"/>
      <w:color w:val="000000"/>
      <w:kern w:val="0"/>
      <w:sz w:val="22"/>
      <w:szCs w:val="22"/>
      <w:lang w:val="fr-FR"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C42A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42A92"/>
    <w:rPr>
      <w:rFonts w:ascii="Calibri" w:eastAsia="Calibri" w:hAnsi="Calibri" w:cs="Calibri"/>
      <w:color w:val="000000"/>
      <w:kern w:val="0"/>
      <w:sz w:val="22"/>
      <w:szCs w:val="22"/>
      <w:lang w:val="fr-FR" w:eastAsia="fr-FR"/>
      <w14:ligatures w14:val="non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841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8417A"/>
    <w:rPr>
      <w:rFonts w:ascii="Segoe UI" w:eastAsia="Calibri" w:hAnsi="Segoe UI" w:cs="Segoe UI"/>
      <w:color w:val="000000"/>
      <w:kern w:val="0"/>
      <w:sz w:val="18"/>
      <w:szCs w:val="18"/>
      <w:lang w:val="fr-FR" w:eastAsia="fr-FR"/>
      <w14:ligatures w14:val="none"/>
    </w:rPr>
  </w:style>
  <w:style w:type="paragraph" w:styleId="Corpsdetexte">
    <w:name w:val="Body Text"/>
    <w:basedOn w:val="Normal"/>
    <w:link w:val="CorpsdetexteCar"/>
    <w:uiPriority w:val="1"/>
    <w:qFormat/>
    <w:rsid w:val="00593C1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color w:val="auto"/>
      <w:sz w:val="24"/>
      <w:szCs w:val="24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593C1A"/>
    <w:rPr>
      <w:rFonts w:ascii="Arial" w:eastAsia="Arial" w:hAnsi="Arial" w:cs="Arial"/>
      <w:kern w:val="0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F701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3Car">
    <w:name w:val="Titre 3 Car"/>
    <w:basedOn w:val="Policepardfaut"/>
    <w:link w:val="Titre3"/>
    <w:uiPriority w:val="9"/>
    <w:semiHidden/>
    <w:rsid w:val="00F701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7016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7016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7016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7016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7016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7016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7016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F70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7016D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F70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7016D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F7016D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F7016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701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7016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7016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701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63">
    <w:name w:val="xl63"/>
    <w:basedOn w:val="Normal"/>
    <w:rsid w:val="00F701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auto"/>
    </w:rPr>
  </w:style>
  <w:style w:type="paragraph" w:customStyle="1" w:styleId="xl64">
    <w:name w:val="xl64"/>
    <w:basedOn w:val="Normal"/>
    <w:rsid w:val="00F701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9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</w:rPr>
  </w:style>
  <w:style w:type="paragraph" w:customStyle="1" w:styleId="xl65">
    <w:name w:val="xl65"/>
    <w:basedOn w:val="Normal"/>
    <w:rsid w:val="00F701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66">
    <w:name w:val="xl66"/>
    <w:basedOn w:val="Normal"/>
    <w:rsid w:val="00F701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</w:rPr>
  </w:style>
  <w:style w:type="paragraph" w:customStyle="1" w:styleId="xl67">
    <w:name w:val="xl67"/>
    <w:basedOn w:val="Normal"/>
    <w:rsid w:val="00F701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</w:rPr>
  </w:style>
  <w:style w:type="paragraph" w:customStyle="1" w:styleId="xl68">
    <w:name w:val="xl68"/>
    <w:basedOn w:val="Normal"/>
    <w:rsid w:val="00F701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</w:rPr>
  </w:style>
  <w:style w:type="paragraph" w:customStyle="1" w:styleId="xl69">
    <w:name w:val="xl69"/>
    <w:basedOn w:val="Normal"/>
    <w:rsid w:val="00F701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auto"/>
    </w:rPr>
  </w:style>
  <w:style w:type="paragraph" w:customStyle="1" w:styleId="xl70">
    <w:name w:val="xl70"/>
    <w:basedOn w:val="Normal"/>
    <w:rsid w:val="00F701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auto"/>
    </w:rPr>
  </w:style>
  <w:style w:type="paragraph" w:customStyle="1" w:styleId="xl71">
    <w:name w:val="xl71"/>
    <w:basedOn w:val="Normal"/>
    <w:rsid w:val="00F701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</w:rPr>
  </w:style>
  <w:style w:type="paragraph" w:customStyle="1" w:styleId="xl72">
    <w:name w:val="xl72"/>
    <w:basedOn w:val="Normal"/>
    <w:rsid w:val="00F701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</w:rPr>
  </w:style>
  <w:style w:type="paragraph" w:customStyle="1" w:styleId="xl73">
    <w:name w:val="xl73"/>
    <w:basedOn w:val="Normal"/>
    <w:rsid w:val="00F701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</w:rPr>
  </w:style>
  <w:style w:type="paragraph" w:customStyle="1" w:styleId="xl74">
    <w:name w:val="xl74"/>
    <w:basedOn w:val="Normal"/>
    <w:rsid w:val="00F701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</w:rPr>
  </w:style>
  <w:style w:type="paragraph" w:customStyle="1" w:styleId="xl75">
    <w:name w:val="xl75"/>
    <w:basedOn w:val="Normal"/>
    <w:rsid w:val="00F701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auto"/>
    </w:rPr>
  </w:style>
  <w:style w:type="paragraph" w:customStyle="1" w:styleId="xl76">
    <w:name w:val="xl76"/>
    <w:basedOn w:val="Normal"/>
    <w:rsid w:val="00F701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77">
    <w:name w:val="xl77"/>
    <w:basedOn w:val="Normal"/>
    <w:rsid w:val="00F701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78">
    <w:name w:val="xl78"/>
    <w:basedOn w:val="Normal"/>
    <w:rsid w:val="00F701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</w:rPr>
  </w:style>
  <w:style w:type="paragraph" w:customStyle="1" w:styleId="xl79">
    <w:name w:val="xl79"/>
    <w:basedOn w:val="Normal"/>
    <w:rsid w:val="00F701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</w:rPr>
  </w:style>
  <w:style w:type="paragraph" w:customStyle="1" w:styleId="xl80">
    <w:name w:val="xl80"/>
    <w:basedOn w:val="Normal"/>
    <w:rsid w:val="00F701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</w:rPr>
  </w:style>
  <w:style w:type="paragraph" w:customStyle="1" w:styleId="xl81">
    <w:name w:val="xl81"/>
    <w:basedOn w:val="Normal"/>
    <w:rsid w:val="00F701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auto"/>
    </w:rPr>
  </w:style>
  <w:style w:type="paragraph" w:customStyle="1" w:styleId="xl82">
    <w:name w:val="xl82"/>
    <w:basedOn w:val="Normal"/>
    <w:rsid w:val="00F701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auto"/>
    </w:rPr>
  </w:style>
  <w:style w:type="paragraph" w:customStyle="1" w:styleId="xl83">
    <w:name w:val="xl83"/>
    <w:basedOn w:val="Normal"/>
    <w:rsid w:val="00F701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auto"/>
    </w:rPr>
  </w:style>
  <w:style w:type="paragraph" w:customStyle="1" w:styleId="xl84">
    <w:name w:val="xl84"/>
    <w:basedOn w:val="Normal"/>
    <w:rsid w:val="00F7016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auto"/>
    </w:rPr>
  </w:style>
  <w:style w:type="paragraph" w:customStyle="1" w:styleId="xl85">
    <w:name w:val="xl85"/>
    <w:basedOn w:val="Normal"/>
    <w:rsid w:val="00F7016D"/>
    <w:pPr>
      <w:pBdr>
        <w:left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auto"/>
    </w:rPr>
  </w:style>
  <w:style w:type="paragraph" w:customStyle="1" w:styleId="xl86">
    <w:name w:val="xl86"/>
    <w:basedOn w:val="Normal"/>
    <w:rsid w:val="00F7016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auto"/>
    </w:rPr>
  </w:style>
  <w:style w:type="paragraph" w:customStyle="1" w:styleId="xl87">
    <w:name w:val="xl87"/>
    <w:basedOn w:val="Normal"/>
    <w:rsid w:val="00F7016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auto"/>
    </w:rPr>
  </w:style>
  <w:style w:type="paragraph" w:customStyle="1" w:styleId="xl88">
    <w:name w:val="xl88"/>
    <w:basedOn w:val="Normal"/>
    <w:rsid w:val="00F7016D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auto"/>
    </w:rPr>
  </w:style>
  <w:style w:type="paragraph" w:customStyle="1" w:styleId="xl89">
    <w:name w:val="xl89"/>
    <w:basedOn w:val="Normal"/>
    <w:rsid w:val="00F7016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auto"/>
    </w:rPr>
  </w:style>
  <w:style w:type="character" w:customStyle="1" w:styleId="Mentionnonrsolue2">
    <w:name w:val="Mention non résolue2"/>
    <w:basedOn w:val="Policepardfaut"/>
    <w:uiPriority w:val="99"/>
    <w:semiHidden/>
    <w:unhideWhenUsed/>
    <w:rsid w:val="00F41C81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FA031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FA031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FA0318"/>
    <w:rPr>
      <w:rFonts w:ascii="Calibri" w:eastAsia="Calibri" w:hAnsi="Calibri" w:cs="Calibri"/>
      <w:color w:val="000000"/>
      <w:kern w:val="0"/>
      <w:sz w:val="20"/>
      <w:szCs w:val="20"/>
      <w:lang w:eastAsia="fr-FR"/>
      <w14:ligatures w14:val="none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A031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A0318"/>
    <w:rPr>
      <w:rFonts w:ascii="Calibri" w:eastAsia="Calibri" w:hAnsi="Calibri" w:cs="Calibri"/>
      <w:b/>
      <w:bCs/>
      <w:color w:val="000000"/>
      <w:kern w:val="0"/>
      <w:sz w:val="20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2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yupaan.bsb.gov.b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upaan.bsb.gov.bf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819</TotalTime>
  <Pages>10</Pages>
  <Words>4791</Words>
  <Characters>26356</Characters>
  <Application>Microsoft Office Word</Application>
  <DocSecurity>0</DocSecurity>
  <Lines>219</Lines>
  <Paragraphs>62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Dieudo TONTPAMBO</dc:creator>
  <cp:keywords/>
  <dc:description/>
  <cp:lastModifiedBy>USER</cp:lastModifiedBy>
  <cp:revision>139</cp:revision>
  <cp:lastPrinted>2026-07-30T13:37:00Z</cp:lastPrinted>
  <dcterms:created xsi:type="dcterms:W3CDTF">2025-07-18T21:53:00Z</dcterms:created>
  <dcterms:modified xsi:type="dcterms:W3CDTF">2026-08-02T23:43:00Z</dcterms:modified>
</cp:coreProperties>
</file>